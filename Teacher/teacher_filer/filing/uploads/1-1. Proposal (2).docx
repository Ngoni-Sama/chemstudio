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A42" w:rsidRDefault="00B56338" w:rsidP="00D81A10">
      <w:pPr>
        <w:spacing w:line="360" w:lineRule="auto"/>
        <w:jc w:val="center"/>
      </w:pPr>
      <w:r>
        <w:rPr>
          <w:rFonts w:ascii="Times New Roman" w:hAnsi="Times New Roman" w:cs="Times New Roman"/>
          <w:b/>
          <w:noProof/>
          <w:sz w:val="36"/>
          <w:szCs w:val="36"/>
        </w:rPr>
        <w:drawing>
          <wp:inline distT="0" distB="0" distL="0" distR="0" wp14:anchorId="5EFEB566" wp14:editId="6C81EE15">
            <wp:extent cx="2190283" cy="15322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18-1-10 Course Outline ICS 1203 pdf(1).png"/>
                    <pic:cNvPicPr/>
                  </pic:nvPicPr>
                  <pic:blipFill rotWithShape="1">
                    <a:blip r:embed="rId8">
                      <a:extLst>
                        <a:ext uri="{28A0092B-C50C-407E-A947-70E740481C1C}">
                          <a14:useLocalDpi xmlns:a14="http://schemas.microsoft.com/office/drawing/2010/main" val="0"/>
                        </a:ext>
                      </a:extLst>
                    </a:blip>
                    <a:srcRect t="11538" b="12209"/>
                    <a:stretch/>
                  </pic:blipFill>
                  <pic:spPr bwMode="auto">
                    <a:xfrm>
                      <a:off x="0" y="0"/>
                      <a:ext cx="2190750" cy="1532537"/>
                    </a:xfrm>
                    <a:prstGeom prst="rect">
                      <a:avLst/>
                    </a:prstGeom>
                    <a:ln>
                      <a:noFill/>
                    </a:ln>
                    <a:extLst>
                      <a:ext uri="{53640926-AAD7-44D8-BBD7-CCE9431645EC}">
                        <a14:shadowObscured xmlns:a14="http://schemas.microsoft.com/office/drawing/2010/main"/>
                      </a:ext>
                    </a:extLst>
                  </pic:spPr>
                </pic:pic>
              </a:graphicData>
            </a:graphic>
          </wp:inline>
        </w:drawing>
      </w: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Pr="002755C8" w:rsidRDefault="004F07A3" w:rsidP="00D81A10">
      <w:pPr>
        <w:spacing w:after="0" w:line="360" w:lineRule="auto"/>
        <w:jc w:val="center"/>
        <w:rPr>
          <w:rFonts w:ascii="Times New Roman" w:hAnsi="Times New Roman" w:cs="Times New Roman"/>
          <w:b/>
          <w:sz w:val="28"/>
          <w:szCs w:val="28"/>
          <w:lang w:val="en-GB"/>
        </w:rPr>
      </w:pPr>
      <w:r>
        <w:rPr>
          <w:rFonts w:ascii="Times New Roman" w:hAnsi="Times New Roman" w:cs="Times New Roman"/>
          <w:b/>
          <w:sz w:val="28"/>
          <w:szCs w:val="28"/>
        </w:rPr>
        <w:t>Chemistry Lab Simulation</w:t>
      </w:r>
    </w:p>
    <w:p w:rsidR="00863DA5" w:rsidRDefault="00863DA5" w:rsidP="00E33436">
      <w:pPr>
        <w:spacing w:after="0" w:line="360" w:lineRule="auto"/>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By:</w:t>
      </w: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101832</w:t>
      </w:r>
    </w:p>
    <w:p w:rsidR="00B56338" w:rsidRDefault="00461B74"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0</w:t>
      </w:r>
      <w:r w:rsidR="00B56338">
        <w:rPr>
          <w:rFonts w:ascii="Times New Roman" w:hAnsi="Times New Roman" w:cs="Times New Roman"/>
          <w:sz w:val="24"/>
          <w:szCs w:val="24"/>
          <w:lang w:val="en-GB"/>
        </w:rPr>
        <w:t>99972</w:t>
      </w:r>
    </w:p>
    <w:p w:rsidR="00B56338" w:rsidRDefault="00B56338" w:rsidP="00D81A10">
      <w:pPr>
        <w:spacing w:line="360" w:lineRule="auto"/>
        <w:rPr>
          <w:rFonts w:ascii="Times New Roman" w:hAnsi="Times New Roman" w:cs="Times New Roman"/>
          <w:sz w:val="24"/>
          <w:szCs w:val="24"/>
          <w:lang w:val="en-GB"/>
        </w:rPr>
      </w:pPr>
    </w:p>
    <w:p w:rsidR="00E33436" w:rsidRDefault="00E33436" w:rsidP="00D81A10">
      <w:pPr>
        <w:spacing w:line="360" w:lineRule="auto"/>
        <w:rPr>
          <w:rFonts w:ascii="Times New Roman" w:hAnsi="Times New Roman" w:cs="Times New Roman"/>
          <w:sz w:val="24"/>
          <w:szCs w:val="24"/>
          <w:lang w:val="en-GB"/>
        </w:rPr>
      </w:pPr>
    </w:p>
    <w:p w:rsidR="00B56338" w:rsidRDefault="00B56338"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An Information Systems Proposal document submitted to the faculty of Information Technology in partial fulfilment of the requirements for the bachelor of a degree in Informatics and Computer Science</w:t>
      </w:r>
    </w:p>
    <w:p w:rsidR="00B56338" w:rsidRDefault="00B56338" w:rsidP="00E33436">
      <w:pPr>
        <w:spacing w:line="360" w:lineRule="auto"/>
        <w:rPr>
          <w:rFonts w:ascii="Times New Roman" w:hAnsi="Times New Roman" w:cs="Times New Roman"/>
          <w:sz w:val="24"/>
          <w:szCs w:val="24"/>
          <w:lang w:val="en-GB"/>
        </w:rPr>
      </w:pPr>
    </w:p>
    <w:p w:rsidR="00E33436" w:rsidRDefault="00E33436" w:rsidP="00E33436">
      <w:pPr>
        <w:spacing w:line="360" w:lineRule="auto"/>
        <w:rPr>
          <w:rFonts w:ascii="Times New Roman" w:hAnsi="Times New Roman" w:cs="Times New Roman"/>
          <w:sz w:val="24"/>
          <w:szCs w:val="24"/>
          <w:lang w:val="en-GB"/>
        </w:rPr>
      </w:pPr>
    </w:p>
    <w:p w:rsidR="00D75282" w:rsidRDefault="00E33436" w:rsidP="00D81A10">
      <w:pPr>
        <w:spacing w:line="360" w:lineRule="auto"/>
        <w:jc w:val="center"/>
        <w:rPr>
          <w:ins w:id="0" w:author="Sharon Kaari" w:date="2018-08-29T10:30:00Z"/>
          <w:rFonts w:ascii="Times New Roman" w:hAnsi="Times New Roman" w:cs="Times New Roman"/>
          <w:sz w:val="24"/>
          <w:szCs w:val="24"/>
          <w:lang w:val="en-GB"/>
        </w:rPr>
      </w:pPr>
      <w:r>
        <w:rPr>
          <w:rFonts w:ascii="Times New Roman" w:hAnsi="Times New Roman" w:cs="Times New Roman"/>
          <w:sz w:val="24"/>
          <w:szCs w:val="24"/>
          <w:lang w:val="en-GB"/>
        </w:rPr>
        <w:t>31-Aug-201</w:t>
      </w:r>
      <w:r w:rsidR="00B56338">
        <w:rPr>
          <w:rFonts w:ascii="Times New Roman" w:hAnsi="Times New Roman" w:cs="Times New Roman"/>
          <w:sz w:val="24"/>
          <w:szCs w:val="24"/>
          <w:lang w:val="en-GB"/>
        </w:rPr>
        <w:t>8</w:t>
      </w:r>
    </w:p>
    <w:p w:rsidR="00B56338" w:rsidRDefault="00D75282" w:rsidP="00D81A10">
      <w:pPr>
        <w:spacing w:line="360" w:lineRule="auto"/>
        <w:jc w:val="center"/>
        <w:rPr>
          <w:rFonts w:ascii="Times New Roman" w:hAnsi="Times New Roman" w:cs="Times New Roman"/>
          <w:sz w:val="24"/>
          <w:szCs w:val="24"/>
          <w:lang w:val="en-GB"/>
        </w:rPr>
      </w:pPr>
      <w:ins w:id="1" w:author="Sharon Kaari" w:date="2018-08-29T10:30:00Z">
        <w:r>
          <w:rPr>
            <w:rFonts w:ascii="Times New Roman" w:hAnsi="Times New Roman" w:cs="Times New Roman"/>
            <w:sz w:val="24"/>
            <w:szCs w:val="24"/>
            <w:lang w:val="en-GB"/>
          </w:rPr>
          <w:t>Cover page should not have a page number</w:t>
        </w:r>
      </w:ins>
      <w:r w:rsidR="00B56338">
        <w:rPr>
          <w:rFonts w:ascii="Times New Roman" w:hAnsi="Times New Roman" w:cs="Times New Roman"/>
          <w:sz w:val="24"/>
          <w:szCs w:val="24"/>
          <w:lang w:val="en-GB"/>
        </w:rPr>
        <w:br w:type="page"/>
      </w:r>
    </w:p>
    <w:p w:rsidR="00B56338" w:rsidRDefault="00B56338" w:rsidP="00D81A10">
      <w:pPr>
        <w:spacing w:line="360" w:lineRule="auto"/>
        <w:jc w:val="center"/>
        <w:rPr>
          <w:rFonts w:ascii="Times New Roman" w:hAnsi="Times New Roman" w:cs="Times New Roman"/>
          <w:b/>
          <w:sz w:val="28"/>
          <w:szCs w:val="28"/>
        </w:rPr>
      </w:pPr>
      <w:r w:rsidRPr="00F06341">
        <w:rPr>
          <w:rFonts w:ascii="Times New Roman" w:hAnsi="Times New Roman" w:cs="Times New Roman"/>
          <w:b/>
          <w:sz w:val="28"/>
          <w:szCs w:val="28"/>
        </w:rPr>
        <w:lastRenderedPageBreak/>
        <w:t>Declaration and Approval</w:t>
      </w:r>
    </w:p>
    <w:p w:rsidR="00B56338" w:rsidRPr="00F06341" w:rsidRDefault="00B56338" w:rsidP="00D81A10">
      <w:pPr>
        <w:spacing w:line="360" w:lineRule="auto"/>
        <w:jc w:val="center"/>
        <w:rPr>
          <w:rFonts w:ascii="Times New Roman" w:hAnsi="Times New Roman" w:cs="Times New Roman"/>
          <w:sz w:val="24"/>
          <w:szCs w:val="24"/>
          <w:lang w:val="en-GB"/>
        </w:rPr>
      </w:pPr>
    </w:p>
    <w:p w:rsidR="00B56338" w:rsidRDefault="00B56338" w:rsidP="00D75282">
      <w:pPr>
        <w:spacing w:after="0" w:line="360" w:lineRule="auto"/>
        <w:jc w:val="both"/>
        <w:rPr>
          <w:rFonts w:ascii="Times New Roman" w:hAnsi="Times New Roman" w:cs="Times New Roman"/>
          <w:sz w:val="24"/>
          <w:szCs w:val="24"/>
          <w:lang w:val="en-GB"/>
        </w:rPr>
        <w:pPrChange w:id="2" w:author="Sharon Kaari" w:date="2018-08-29T10:30:00Z">
          <w:pPr>
            <w:spacing w:after="0" w:line="360" w:lineRule="auto"/>
          </w:pPr>
        </w:pPrChange>
      </w:pPr>
      <w:r>
        <w:rPr>
          <w:rFonts w:ascii="Times New Roman" w:hAnsi="Times New Roman" w:cs="Times New Roman"/>
          <w:sz w:val="24"/>
          <w:szCs w:val="24"/>
          <w:lang w:val="en-GB"/>
        </w:rPr>
        <w:t>We</w:t>
      </w:r>
      <w:r w:rsidR="00461B74">
        <w:rPr>
          <w:rFonts w:ascii="Times New Roman" w:hAnsi="Times New Roman" w:cs="Times New Roman"/>
          <w:sz w:val="24"/>
          <w:szCs w:val="24"/>
          <w:lang w:val="en-GB"/>
        </w:rPr>
        <w:t xml:space="preserve"> </w:t>
      </w:r>
      <w:r>
        <w:rPr>
          <w:rFonts w:ascii="Times New Roman" w:hAnsi="Times New Roman" w:cs="Times New Roman"/>
          <w:sz w:val="24"/>
          <w:szCs w:val="24"/>
          <w:lang w:val="en-GB"/>
        </w:rPr>
        <w:t>declare that this project has not been submitted to Strathmore University or any other university for the award of a degree in Informatics and Computer Science or any other degree</w:t>
      </w: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461B74"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101832</w:t>
      </w:r>
      <w:r w:rsidR="00B56338">
        <w:rPr>
          <w:rFonts w:ascii="Times New Roman" w:eastAsia="Times New Roman" w:hAnsi="Times New Roman" w:cs="Times New Roman"/>
          <w:sz w:val="24"/>
          <w:szCs w:val="24"/>
        </w:rPr>
        <w:t>:</w:t>
      </w:r>
    </w:p>
    <w:p w:rsidR="00B56338"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 xml:space="preserve">Date: ________________________ </w:t>
      </w: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461B74"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099972</w:t>
      </w:r>
      <w:r w:rsidR="00B56338">
        <w:rPr>
          <w:rFonts w:ascii="Times New Roman" w:eastAsia="Times New Roman" w:hAnsi="Times New Roman" w:cs="Times New Roman"/>
          <w:sz w:val="24"/>
          <w:szCs w:val="24"/>
        </w:rPr>
        <w:t>:</w:t>
      </w:r>
    </w:p>
    <w:p w:rsidR="00B56338"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 xml:space="preserve">Date: ________________________ </w:t>
      </w: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Sharon </w:t>
      </w:r>
      <w:proofErr w:type="spellStart"/>
      <w:r>
        <w:rPr>
          <w:rFonts w:ascii="Times New Roman" w:eastAsia="Times New Roman" w:hAnsi="Times New Roman" w:cs="Times New Roman"/>
          <w:sz w:val="24"/>
          <w:szCs w:val="24"/>
        </w:rPr>
        <w:t>Mugambi</w:t>
      </w:r>
      <w:proofErr w:type="spellEnd"/>
      <w:r>
        <w:rPr>
          <w:rFonts w:ascii="Times New Roman" w:eastAsia="Times New Roman" w:hAnsi="Times New Roman" w:cs="Times New Roman"/>
          <w:sz w:val="24"/>
          <w:szCs w:val="24"/>
        </w:rPr>
        <w:t>:</w:t>
      </w:r>
    </w:p>
    <w:p w:rsidR="00F76371" w:rsidRPr="00F76371"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Date: ________________________</w:t>
      </w:r>
      <w:r w:rsidR="00F76371">
        <w:rPr>
          <w:rFonts w:ascii="Times New Roman" w:eastAsia="Times New Roman" w:hAnsi="Times New Roman" w:cs="Times New Roman"/>
          <w:sz w:val="24"/>
          <w:szCs w:val="24"/>
        </w:rPr>
        <w:br w:type="page"/>
      </w:r>
    </w:p>
    <w:p w:rsidR="00F76371" w:rsidRDefault="00F76371" w:rsidP="00D81A10">
      <w:pPr>
        <w:spacing w:line="360" w:lineRule="auto"/>
        <w:jc w:val="center"/>
        <w:rPr>
          <w:rFonts w:ascii="Times New Roman" w:hAnsi="Times New Roman"/>
          <w:b/>
          <w:sz w:val="28"/>
          <w:szCs w:val="28"/>
        </w:rPr>
      </w:pPr>
      <w:r w:rsidRPr="00E67D7E">
        <w:rPr>
          <w:rFonts w:ascii="Times New Roman" w:hAnsi="Times New Roman"/>
          <w:b/>
          <w:sz w:val="28"/>
          <w:szCs w:val="28"/>
        </w:rPr>
        <w:lastRenderedPageBreak/>
        <w:t>Abstract</w:t>
      </w:r>
    </w:p>
    <w:p w:rsidR="00D75282" w:rsidDel="00D75282" w:rsidRDefault="00D75282" w:rsidP="00D75282">
      <w:pPr>
        <w:spacing w:line="360" w:lineRule="auto"/>
        <w:jc w:val="both"/>
        <w:rPr>
          <w:del w:id="3" w:author="Sharon Kaari" w:date="2018-08-29T10:31:00Z"/>
          <w:moveTo w:id="4" w:author="Sharon Kaari" w:date="2018-08-29T10:31:00Z"/>
          <w:rFonts w:ascii="Times New Roman" w:hAnsi="Times New Roman" w:cs="Times New Roman"/>
          <w:sz w:val="24"/>
          <w:szCs w:val="24"/>
          <w:lang w:val="en-GB"/>
        </w:rPr>
      </w:pPr>
      <w:moveToRangeStart w:id="5" w:author="Sharon Kaari" w:date="2018-08-29T10:31:00Z" w:name="move523302027"/>
      <w:moveTo w:id="6" w:author="Sharon Kaari" w:date="2018-08-29T10:31:00Z">
        <w:r w:rsidRPr="003239B1">
          <w:rPr>
            <w:rFonts w:ascii="Times New Roman" w:hAnsi="Times New Roman" w:cs="Times New Roman"/>
            <w:sz w:val="24"/>
            <w:szCs w:val="24"/>
            <w:lang w:val="en-GB"/>
          </w:rPr>
          <w:t xml:space="preserve">The current Kenyan education system (8-4-4) requires that the students perform laboratory experiments in all the sciences taught </w:t>
        </w:r>
        <w:del w:id="7" w:author="Sharon Kaari" w:date="2018-08-29T10:31:00Z">
          <w:r w:rsidRPr="003239B1" w:rsidDel="00D75282">
            <w:rPr>
              <w:rFonts w:ascii="Times New Roman" w:hAnsi="Times New Roman" w:cs="Times New Roman"/>
              <w:sz w:val="24"/>
              <w:szCs w:val="24"/>
              <w:lang w:val="en-GB"/>
            </w:rPr>
            <w:delText>especially</w:delText>
          </w:r>
        </w:del>
      </w:moveTo>
      <w:ins w:id="8" w:author="Sharon Kaari" w:date="2018-08-29T10:31:00Z">
        <w:r>
          <w:rPr>
            <w:rFonts w:ascii="Times New Roman" w:hAnsi="Times New Roman" w:cs="Times New Roman"/>
            <w:sz w:val="24"/>
            <w:szCs w:val="24"/>
            <w:lang w:val="en-GB"/>
          </w:rPr>
          <w:t>including</w:t>
        </w:r>
      </w:ins>
      <w:moveTo w:id="9" w:author="Sharon Kaari" w:date="2018-08-29T10:31:00Z">
        <w:r w:rsidRPr="003239B1">
          <w:rPr>
            <w:rFonts w:ascii="Times New Roman" w:hAnsi="Times New Roman" w:cs="Times New Roman"/>
            <w:sz w:val="24"/>
            <w:szCs w:val="24"/>
            <w:lang w:val="en-GB"/>
          </w:rPr>
          <w:t xml:space="preserve"> Chemistry. The students begin performing these experiments from their first days in school until they graduate from high </w:t>
        </w:r>
        <w:proofErr w:type="spellStart"/>
        <w:r w:rsidRPr="003239B1">
          <w:rPr>
            <w:rFonts w:ascii="Times New Roman" w:hAnsi="Times New Roman" w:cs="Times New Roman"/>
            <w:sz w:val="24"/>
            <w:szCs w:val="24"/>
            <w:lang w:val="en-GB"/>
          </w:rPr>
          <w:t>school</w:t>
        </w:r>
      </w:moveTo>
    </w:p>
    <w:moveToRangeEnd w:id="5"/>
    <w:p w:rsidR="00F76371" w:rsidRDefault="006C6831" w:rsidP="00D75282">
      <w:pPr>
        <w:spacing w:line="360" w:lineRule="auto"/>
        <w:jc w:val="both"/>
        <w:rPr>
          <w:ins w:id="10" w:author="Sharon Kaari" w:date="2018-08-29T10:32:00Z"/>
          <w:rFonts w:ascii="Times New Roman" w:hAnsi="Times New Roman" w:cs="Times New Roman"/>
          <w:sz w:val="24"/>
          <w:szCs w:val="24"/>
          <w:lang w:val="en-GB"/>
        </w:rPr>
        <w:pPrChange w:id="11" w:author="Sharon Kaari" w:date="2018-08-29T10:30:00Z">
          <w:pPr>
            <w:spacing w:line="360" w:lineRule="auto"/>
          </w:pPr>
        </w:pPrChange>
      </w:pPr>
      <w:r w:rsidRPr="003239B1">
        <w:rPr>
          <w:rFonts w:ascii="Times New Roman" w:hAnsi="Times New Roman" w:cs="Times New Roman"/>
          <w:sz w:val="24"/>
          <w:szCs w:val="24"/>
          <w:lang w:val="en-GB"/>
        </w:rPr>
        <w:t>The</w:t>
      </w:r>
      <w:proofErr w:type="spellEnd"/>
      <w:r w:rsidRPr="003239B1">
        <w:rPr>
          <w:rFonts w:ascii="Times New Roman" w:hAnsi="Times New Roman" w:cs="Times New Roman"/>
          <w:sz w:val="24"/>
          <w:szCs w:val="24"/>
          <w:lang w:val="en-GB"/>
        </w:rPr>
        <w:t xml:space="preserve"> conduction of laboratory </w:t>
      </w:r>
      <w:del w:id="12" w:author="Sharon Kaari" w:date="2018-08-29T10:30:00Z">
        <w:r w:rsidRPr="003239B1" w:rsidDel="00D75282">
          <w:rPr>
            <w:rFonts w:ascii="Times New Roman" w:hAnsi="Times New Roman" w:cs="Times New Roman"/>
            <w:sz w:val="24"/>
            <w:szCs w:val="24"/>
          </w:rPr>
          <w:delText>practicals</w:delText>
        </w:r>
      </w:del>
      <w:ins w:id="13" w:author="Sharon Kaari" w:date="2018-08-29T10:30:00Z">
        <w:r w:rsidR="00D75282">
          <w:rPr>
            <w:rFonts w:ascii="Times New Roman" w:hAnsi="Times New Roman" w:cs="Times New Roman"/>
            <w:sz w:val="24"/>
            <w:szCs w:val="24"/>
          </w:rPr>
          <w:t>spell check your work</w:t>
        </w:r>
      </w:ins>
      <w:r w:rsidRPr="003239B1">
        <w:rPr>
          <w:rFonts w:ascii="Times New Roman" w:hAnsi="Times New Roman" w:cs="Times New Roman"/>
          <w:sz w:val="24"/>
          <w:szCs w:val="24"/>
          <w:lang w:val="en-GB"/>
        </w:rPr>
        <w:t xml:space="preserve">, </w:t>
      </w:r>
      <w:del w:id="14" w:author="Sharon Kaari" w:date="2018-08-29T10:31:00Z">
        <w:r w:rsidRPr="003239B1" w:rsidDel="00D75282">
          <w:rPr>
            <w:rFonts w:ascii="Times New Roman" w:hAnsi="Times New Roman" w:cs="Times New Roman"/>
            <w:sz w:val="24"/>
            <w:szCs w:val="24"/>
            <w:lang w:val="en-GB"/>
          </w:rPr>
          <w:delText>especially</w:delText>
        </w:r>
      </w:del>
      <w:r w:rsidRPr="003239B1">
        <w:rPr>
          <w:rFonts w:ascii="Times New Roman" w:hAnsi="Times New Roman" w:cs="Times New Roman"/>
          <w:sz w:val="24"/>
          <w:szCs w:val="24"/>
          <w:lang w:val="en-GB"/>
        </w:rPr>
        <w:t xml:space="preserve"> in Kenyan High Schools,</w:t>
      </w:r>
      <w:r w:rsidRPr="003239B1">
        <w:rPr>
          <w:rFonts w:ascii="Arial" w:hAnsi="Arial" w:cs="Arial"/>
          <w:color w:val="545454"/>
          <w:shd w:val="clear" w:color="auto" w:fill="FFFFFF"/>
        </w:rPr>
        <w:t> </w:t>
      </w:r>
      <w:proofErr w:type="gramStart"/>
      <w:r w:rsidRPr="003239B1">
        <w:rPr>
          <w:rFonts w:ascii="Times New Roman" w:hAnsi="Times New Roman" w:cs="Times New Roman"/>
          <w:sz w:val="24"/>
          <w:szCs w:val="24"/>
          <w:lang w:val="en-GB"/>
        </w:rPr>
        <w:t>has traditionally been confined</w:t>
      </w:r>
      <w:proofErr w:type="gramEnd"/>
      <w:r w:rsidRPr="003239B1">
        <w:rPr>
          <w:rFonts w:ascii="Times New Roman" w:hAnsi="Times New Roman" w:cs="Times New Roman"/>
          <w:sz w:val="24"/>
          <w:szCs w:val="24"/>
          <w:lang w:val="en-GB"/>
        </w:rPr>
        <w:t xml:space="preserve"> to the school environment specifically, inside a laboratory.</w:t>
      </w:r>
      <w:ins w:id="15" w:author="Sharon Kaari" w:date="2018-08-29T10:32:00Z">
        <w:r w:rsidR="00D75282">
          <w:rPr>
            <w:rFonts w:ascii="Times New Roman" w:hAnsi="Times New Roman" w:cs="Times New Roman"/>
            <w:sz w:val="24"/>
            <w:szCs w:val="24"/>
            <w:lang w:val="en-GB"/>
          </w:rPr>
          <w:t xml:space="preserve"> What is the problem with this?</w:t>
        </w:r>
      </w:ins>
    </w:p>
    <w:p w:rsidR="00D75282" w:rsidRDefault="00D75282" w:rsidP="00D75282">
      <w:pPr>
        <w:spacing w:line="360" w:lineRule="auto"/>
        <w:jc w:val="both"/>
        <w:rPr>
          <w:ins w:id="16" w:author="Sharon Kaari" w:date="2018-08-29T10:32:00Z"/>
          <w:rFonts w:ascii="Times New Roman" w:hAnsi="Times New Roman" w:cs="Times New Roman"/>
          <w:sz w:val="24"/>
          <w:szCs w:val="24"/>
          <w:lang w:val="en-GB"/>
        </w:rPr>
        <w:pPrChange w:id="17" w:author="Sharon Kaari" w:date="2018-08-29T10:30:00Z">
          <w:pPr>
            <w:spacing w:line="360" w:lineRule="auto"/>
          </w:pPr>
        </w:pPrChange>
      </w:pPr>
      <w:ins w:id="18" w:author="Sharon Kaari" w:date="2018-08-29T10:32:00Z">
        <w:r>
          <w:rPr>
            <w:rFonts w:ascii="Times New Roman" w:hAnsi="Times New Roman" w:cs="Times New Roman"/>
            <w:sz w:val="24"/>
            <w:szCs w:val="24"/>
            <w:lang w:val="en-GB"/>
          </w:rPr>
          <w:t>What is the solution?</w:t>
        </w:r>
      </w:ins>
    </w:p>
    <w:p w:rsidR="00D75282" w:rsidRPr="006C6831" w:rsidRDefault="00D75282" w:rsidP="00D75282">
      <w:pPr>
        <w:spacing w:line="360" w:lineRule="auto"/>
        <w:jc w:val="both"/>
        <w:rPr>
          <w:rFonts w:ascii="Times New Roman" w:hAnsi="Times New Roman"/>
          <w:sz w:val="24"/>
          <w:szCs w:val="24"/>
        </w:rPr>
        <w:pPrChange w:id="19" w:author="Sharon Kaari" w:date="2018-08-29T10:30:00Z">
          <w:pPr>
            <w:spacing w:line="360" w:lineRule="auto"/>
          </w:pPr>
        </w:pPrChange>
      </w:pPr>
      <w:ins w:id="20" w:author="Sharon Kaari" w:date="2018-08-29T10:32:00Z">
        <w:r>
          <w:rPr>
            <w:rFonts w:ascii="Times New Roman" w:hAnsi="Times New Roman" w:cs="Times New Roman"/>
            <w:sz w:val="24"/>
            <w:szCs w:val="24"/>
            <w:lang w:val="en-GB"/>
          </w:rPr>
          <w:t xml:space="preserve">What methodology </w:t>
        </w:r>
        <w:proofErr w:type="gramStart"/>
        <w:r>
          <w:rPr>
            <w:rFonts w:ascii="Times New Roman" w:hAnsi="Times New Roman" w:cs="Times New Roman"/>
            <w:sz w:val="24"/>
            <w:szCs w:val="24"/>
            <w:lang w:val="en-GB"/>
          </w:rPr>
          <w:t>is used</w:t>
        </w:r>
        <w:proofErr w:type="gramEnd"/>
        <w:r>
          <w:rPr>
            <w:rFonts w:ascii="Times New Roman" w:hAnsi="Times New Roman" w:cs="Times New Roman"/>
            <w:sz w:val="24"/>
            <w:szCs w:val="24"/>
            <w:lang w:val="en-GB"/>
          </w:rPr>
          <w:t xml:space="preserve"> to implement the solution?</w:t>
        </w:r>
      </w:ins>
    </w:p>
    <w:p w:rsidR="007E3D52" w:rsidDel="00D75282" w:rsidRDefault="006C6831" w:rsidP="00D75282">
      <w:pPr>
        <w:spacing w:line="360" w:lineRule="auto"/>
        <w:jc w:val="both"/>
        <w:rPr>
          <w:moveFrom w:id="21" w:author="Sharon Kaari" w:date="2018-08-29T10:31:00Z"/>
          <w:rFonts w:ascii="Times New Roman" w:hAnsi="Times New Roman" w:cs="Times New Roman"/>
          <w:sz w:val="24"/>
          <w:szCs w:val="24"/>
          <w:lang w:val="en-GB"/>
        </w:rPr>
        <w:pPrChange w:id="22" w:author="Sharon Kaari" w:date="2018-08-29T10:30:00Z">
          <w:pPr>
            <w:spacing w:line="360" w:lineRule="auto"/>
          </w:pPr>
        </w:pPrChange>
      </w:pPr>
      <w:moveFromRangeStart w:id="23" w:author="Sharon Kaari" w:date="2018-08-29T10:31:00Z" w:name="move523302027"/>
      <w:moveFrom w:id="24" w:author="Sharon Kaari" w:date="2018-08-29T10:31:00Z">
        <w:r w:rsidRPr="003239B1" w:rsidDel="00D75282">
          <w:rPr>
            <w:rFonts w:ascii="Times New Roman" w:hAnsi="Times New Roman" w:cs="Times New Roman"/>
            <w:sz w:val="24"/>
            <w:szCs w:val="24"/>
            <w:lang w:val="en-GB"/>
          </w:rPr>
          <w:t>The current Kenyan education system (8-4-4) requires that the students perform laboratory experiments in all the sciences taught especially Chemistry. The students begin performing these experiments from their first days in school until they graduate from high school</w:t>
        </w:r>
      </w:moveFrom>
    </w:p>
    <w:moveFromRangeEnd w:id="23"/>
    <w:p w:rsidR="006C6831" w:rsidRDefault="006C6831" w:rsidP="00D75282">
      <w:pPr>
        <w:autoSpaceDE w:val="0"/>
        <w:autoSpaceDN w:val="0"/>
        <w:adjustRightInd w:val="0"/>
        <w:spacing w:after="0" w:line="360" w:lineRule="auto"/>
        <w:jc w:val="both"/>
        <w:rPr>
          <w:rFonts w:ascii="Times New Roman" w:hAnsi="Times New Roman" w:cs="Times New Roman"/>
          <w:sz w:val="24"/>
          <w:szCs w:val="24"/>
          <w:lang w:val="en-GB"/>
        </w:rPr>
        <w:pPrChange w:id="25" w:author="Sharon Kaari" w:date="2018-08-29T10:30:00Z">
          <w:pPr>
            <w:autoSpaceDE w:val="0"/>
            <w:autoSpaceDN w:val="0"/>
            <w:adjustRightInd w:val="0"/>
            <w:spacing w:after="0" w:line="360" w:lineRule="auto"/>
          </w:pPr>
        </w:pPrChange>
      </w:pPr>
      <w:r>
        <w:rPr>
          <w:rFonts w:ascii="Times New Roman" w:hAnsi="Times New Roman" w:cs="Times New Roman"/>
          <w:sz w:val="24"/>
          <w:szCs w:val="24"/>
          <w:lang w:val="en-GB"/>
        </w:rPr>
        <w:t>Despite the high number of students in a school, every student will have a chance to perform the experiments on their own and understand the various chemical reactions that take place. With this solution, students will be able to practise on their own and perform better in their Chemistry examinations.</w:t>
      </w:r>
    </w:p>
    <w:p w:rsidR="006C6831" w:rsidRPr="006C6831" w:rsidRDefault="006C6831" w:rsidP="00D81A10">
      <w:pPr>
        <w:spacing w:line="360" w:lineRule="auto"/>
        <w:rPr>
          <w:rFonts w:ascii="Times New Roman" w:hAnsi="Times New Roman"/>
          <w:sz w:val="40"/>
          <w:szCs w:val="40"/>
          <w:lang w:val="en-GB"/>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F63B17" w:rsidRDefault="00F63B17" w:rsidP="00D81A10">
      <w:pPr>
        <w:spacing w:line="360" w:lineRule="auto"/>
        <w:rPr>
          <w:rFonts w:ascii="Times New Roman" w:hAnsi="Times New Roman"/>
          <w:sz w:val="40"/>
          <w:szCs w:val="40"/>
        </w:rPr>
      </w:pPr>
    </w:p>
    <w:p w:rsidR="00F63B17" w:rsidRDefault="00F63B17" w:rsidP="00D81A10">
      <w:pPr>
        <w:spacing w:line="360" w:lineRule="auto"/>
        <w:rPr>
          <w:rFonts w:ascii="Times New Roman" w:hAnsi="Times New Roman"/>
          <w:sz w:val="40"/>
          <w:szCs w:val="40"/>
        </w:rPr>
      </w:pPr>
    </w:p>
    <w:p w:rsidR="006D31C0" w:rsidRPr="0049671B" w:rsidRDefault="006D31C0" w:rsidP="00D81A10">
      <w:pPr>
        <w:spacing w:line="360" w:lineRule="auto"/>
        <w:rPr>
          <w:rFonts w:ascii="Times New Roman" w:hAnsi="Times New Roman"/>
          <w:sz w:val="28"/>
          <w:szCs w:val="28"/>
        </w:rPr>
      </w:pPr>
    </w:p>
    <w:sdt>
      <w:sdtPr>
        <w:rPr>
          <w:rFonts w:asciiTheme="minorHAnsi" w:eastAsiaTheme="minorHAnsi" w:hAnsiTheme="minorHAnsi" w:cstheme="minorBidi"/>
          <w:b w:val="0"/>
          <w:color w:val="auto"/>
          <w:sz w:val="22"/>
          <w:szCs w:val="22"/>
        </w:rPr>
        <w:id w:val="-734470410"/>
        <w:docPartObj>
          <w:docPartGallery w:val="Table of Contents"/>
          <w:docPartUnique/>
        </w:docPartObj>
      </w:sdtPr>
      <w:sdtEndPr>
        <w:rPr>
          <w:bCs/>
          <w:noProof/>
        </w:rPr>
      </w:sdtEndPr>
      <w:sdtContent>
        <w:p w:rsidR="00E33436" w:rsidRPr="00824F8A" w:rsidRDefault="00E33436">
          <w:pPr>
            <w:pStyle w:val="TOCHeading"/>
            <w:rPr>
              <w:rFonts w:cs="Times New Roman"/>
              <w:szCs w:val="28"/>
            </w:rPr>
          </w:pPr>
          <w:r w:rsidRPr="00824F8A">
            <w:rPr>
              <w:rFonts w:cs="Times New Roman"/>
              <w:szCs w:val="28"/>
            </w:rPr>
            <w:t>Table of Contents</w:t>
          </w:r>
        </w:p>
        <w:p w:rsidR="00D75282" w:rsidRDefault="00D75282">
          <w:pPr>
            <w:pStyle w:val="TOC1"/>
            <w:tabs>
              <w:tab w:val="right" w:leader="dot" w:pos="9350"/>
            </w:tabs>
            <w:rPr>
              <w:ins w:id="26" w:author="Sharon Kaari" w:date="2018-08-29T10:32:00Z"/>
              <w:rFonts w:ascii="Times New Roman" w:hAnsi="Times New Roman" w:cs="Times New Roman"/>
              <w:b/>
              <w:bCs/>
              <w:noProof/>
              <w:sz w:val="24"/>
              <w:szCs w:val="24"/>
            </w:rPr>
          </w:pPr>
          <w:ins w:id="27" w:author="Sharon Kaari" w:date="2018-08-29T10:32:00Z">
            <w:r>
              <w:rPr>
                <w:rFonts w:ascii="Times New Roman" w:hAnsi="Times New Roman" w:cs="Times New Roman"/>
                <w:b/>
                <w:bCs/>
                <w:noProof/>
                <w:sz w:val="24"/>
                <w:szCs w:val="24"/>
              </w:rPr>
              <w:t>Missing: Declaration</w:t>
            </w:r>
          </w:ins>
        </w:p>
        <w:p w:rsidR="00D75282" w:rsidRDefault="00D75282" w:rsidP="00D75282">
          <w:pPr>
            <w:rPr>
              <w:ins w:id="28" w:author="Sharon Kaari" w:date="2018-08-29T10:33:00Z"/>
            </w:rPr>
            <w:pPrChange w:id="29" w:author="Sharon Kaari" w:date="2018-08-29T10:33:00Z">
              <w:pPr>
                <w:pStyle w:val="TOC1"/>
                <w:tabs>
                  <w:tab w:val="right" w:leader="dot" w:pos="9350"/>
                </w:tabs>
              </w:pPr>
            </w:pPrChange>
          </w:pPr>
          <w:ins w:id="30" w:author="Sharon Kaari" w:date="2018-08-29T10:33:00Z">
            <w:r>
              <w:t>Abstract</w:t>
            </w:r>
          </w:ins>
        </w:p>
        <w:p w:rsidR="00D75282" w:rsidRPr="00D75282" w:rsidRDefault="00D75282" w:rsidP="00D75282">
          <w:pPr>
            <w:rPr>
              <w:ins w:id="31" w:author="Sharon Kaari" w:date="2018-08-29T10:32:00Z"/>
              <w:rPrChange w:id="32" w:author="Sharon Kaari" w:date="2018-08-29T10:33:00Z">
                <w:rPr>
                  <w:ins w:id="33" w:author="Sharon Kaari" w:date="2018-08-29T10:32:00Z"/>
                  <w:rFonts w:ascii="Times New Roman" w:hAnsi="Times New Roman" w:cs="Times New Roman"/>
                  <w:b/>
                  <w:bCs/>
                  <w:noProof/>
                  <w:sz w:val="24"/>
                  <w:szCs w:val="24"/>
                </w:rPr>
              </w:rPrChange>
            </w:rPr>
            <w:pPrChange w:id="34" w:author="Sharon Kaari" w:date="2018-08-29T10:33:00Z">
              <w:pPr>
                <w:pStyle w:val="TOC1"/>
                <w:tabs>
                  <w:tab w:val="right" w:leader="dot" w:pos="9350"/>
                </w:tabs>
              </w:pPr>
            </w:pPrChange>
          </w:pPr>
          <w:proofErr w:type="spellStart"/>
          <w:proofErr w:type="gramStart"/>
          <w:ins w:id="35" w:author="Sharon Kaari" w:date="2018-08-29T10:33:00Z">
            <w:r>
              <w:t>etc</w:t>
            </w:r>
          </w:ins>
          <w:proofErr w:type="spellEnd"/>
          <w:proofErr w:type="gramEnd"/>
        </w:p>
        <w:p w:rsidR="00824F8A" w:rsidRPr="00824F8A" w:rsidRDefault="00E33436">
          <w:pPr>
            <w:pStyle w:val="TOC1"/>
            <w:tabs>
              <w:tab w:val="right" w:leader="dot" w:pos="9350"/>
            </w:tabs>
            <w:rPr>
              <w:rFonts w:ascii="Times New Roman" w:eastAsiaTheme="minorEastAsia" w:hAnsi="Times New Roman" w:cs="Times New Roman"/>
              <w:noProof/>
              <w:sz w:val="24"/>
              <w:szCs w:val="24"/>
            </w:rPr>
          </w:pPr>
          <w:r w:rsidRPr="00824F8A">
            <w:rPr>
              <w:rFonts w:ascii="Times New Roman" w:hAnsi="Times New Roman" w:cs="Times New Roman"/>
              <w:b/>
              <w:bCs/>
              <w:noProof/>
              <w:sz w:val="24"/>
              <w:szCs w:val="24"/>
            </w:rPr>
            <w:fldChar w:fldCharType="begin"/>
          </w:r>
          <w:r w:rsidRPr="00824F8A">
            <w:rPr>
              <w:rFonts w:ascii="Times New Roman" w:hAnsi="Times New Roman" w:cs="Times New Roman"/>
              <w:b/>
              <w:bCs/>
              <w:noProof/>
              <w:sz w:val="24"/>
              <w:szCs w:val="24"/>
            </w:rPr>
            <w:instrText xml:space="preserve"> TOC \o "1-3" \h \z \u </w:instrText>
          </w:r>
          <w:r w:rsidRPr="00824F8A">
            <w:rPr>
              <w:rFonts w:ascii="Times New Roman" w:hAnsi="Times New Roman" w:cs="Times New Roman"/>
              <w:b/>
              <w:bCs/>
              <w:noProof/>
              <w:sz w:val="24"/>
              <w:szCs w:val="24"/>
            </w:rPr>
            <w:fldChar w:fldCharType="separate"/>
          </w:r>
          <w:hyperlink w:anchor="_Toc523213558" w:history="1">
            <w:r w:rsidR="00824F8A" w:rsidRPr="00824F8A">
              <w:rPr>
                <w:rStyle w:val="Hyperlink"/>
                <w:rFonts w:ascii="Times New Roman" w:hAnsi="Times New Roman" w:cs="Times New Roman"/>
                <w:noProof/>
                <w:sz w:val="24"/>
                <w:szCs w:val="24"/>
              </w:rPr>
              <w:t>Chapter 1: Introduction</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_Toc523213558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left" w:pos="880"/>
              <w:tab w:val="right" w:leader="dot" w:pos="9350"/>
            </w:tabs>
            <w:rPr>
              <w:rFonts w:ascii="Times New Roman" w:eastAsiaTheme="minorEastAsia" w:hAnsi="Times New Roman" w:cs="Times New Roman"/>
              <w:noProof/>
              <w:sz w:val="24"/>
              <w:szCs w:val="24"/>
            </w:rPr>
          </w:pPr>
          <w:hyperlink w:anchor="_Toc523213559" w:history="1">
            <w:r w:rsidR="00824F8A" w:rsidRPr="00824F8A">
              <w:rPr>
                <w:rStyle w:val="Hyperlink"/>
                <w:rFonts w:ascii="Times New Roman" w:hAnsi="Times New Roman" w:cs="Times New Roman"/>
                <w:noProof/>
                <w:sz w:val="24"/>
                <w:szCs w:val="24"/>
              </w:rPr>
              <w:t>1.1</w:t>
            </w:r>
            <w:r w:rsidR="00824F8A" w:rsidRPr="00824F8A">
              <w:rPr>
                <w:rFonts w:ascii="Times New Roman" w:eastAsiaTheme="minorEastAsia" w:hAnsi="Times New Roman" w:cs="Times New Roman"/>
                <w:noProof/>
                <w:sz w:val="24"/>
                <w:szCs w:val="24"/>
              </w:rPr>
              <w:tab/>
            </w:r>
            <w:r w:rsidR="00824F8A" w:rsidRPr="00824F8A">
              <w:rPr>
                <w:rStyle w:val="Hyperlink"/>
                <w:rFonts w:ascii="Times New Roman" w:hAnsi="Times New Roman" w:cs="Times New Roman"/>
                <w:noProof/>
                <w:sz w:val="24"/>
                <w:szCs w:val="24"/>
              </w:rPr>
              <w:t>Background</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_Toc523213559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left" w:pos="880"/>
              <w:tab w:val="right" w:leader="dot" w:pos="9350"/>
            </w:tabs>
            <w:rPr>
              <w:rFonts w:ascii="Times New Roman" w:eastAsiaTheme="minorEastAsia" w:hAnsi="Times New Roman" w:cs="Times New Roman"/>
              <w:noProof/>
              <w:sz w:val="24"/>
              <w:szCs w:val="24"/>
            </w:rPr>
          </w:pPr>
          <w:hyperlink w:anchor="_Toc523213560" w:history="1">
            <w:r w:rsidR="00824F8A" w:rsidRPr="00824F8A">
              <w:rPr>
                <w:rStyle w:val="Hyperlink"/>
                <w:rFonts w:ascii="Times New Roman" w:hAnsi="Times New Roman" w:cs="Times New Roman"/>
                <w:noProof/>
                <w:sz w:val="24"/>
                <w:szCs w:val="24"/>
              </w:rPr>
              <w:t>1.2</w:t>
            </w:r>
            <w:r w:rsidR="00824F8A" w:rsidRPr="00824F8A">
              <w:rPr>
                <w:rFonts w:ascii="Times New Roman" w:eastAsiaTheme="minorEastAsia" w:hAnsi="Times New Roman" w:cs="Times New Roman"/>
                <w:noProof/>
                <w:sz w:val="24"/>
                <w:szCs w:val="24"/>
              </w:rPr>
              <w:tab/>
            </w:r>
            <w:r w:rsidR="00824F8A" w:rsidRPr="00824F8A">
              <w:rPr>
                <w:rStyle w:val="Hyperlink"/>
                <w:rFonts w:ascii="Times New Roman" w:hAnsi="Times New Roman" w:cs="Times New Roman"/>
                <w:noProof/>
                <w:sz w:val="24"/>
                <w:szCs w:val="24"/>
              </w:rPr>
              <w:t>Problem Statement</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_Toc523213560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3</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61" w:history="1">
            <w:r w:rsidR="00824F8A" w:rsidRPr="00824F8A">
              <w:rPr>
                <w:rStyle w:val="Hyperlink"/>
                <w:rFonts w:ascii="Times New Roman" w:hAnsi="Times New Roman" w:cs="Times New Roman"/>
                <w:noProof/>
                <w:sz w:val="24"/>
                <w:szCs w:val="24"/>
              </w:rPr>
              <w:t>1.3</w:t>
            </w:r>
            <w:r w:rsidR="00824F8A" w:rsidRPr="00824F8A">
              <w:rPr>
                <w:rStyle w:val="Hyperlink"/>
                <w:rFonts w:ascii="Times New Roman" w:hAnsi="Times New Roman" w:cs="Times New Roman"/>
                <w:noProof/>
                <w:sz w:val="24"/>
                <w:szCs w:val="24"/>
                <w:lang w:val="en-GB"/>
              </w:rPr>
              <w:t xml:space="preserve"> </w:t>
            </w:r>
            <w:r w:rsidR="00824F8A" w:rsidRPr="00824F8A">
              <w:rPr>
                <w:rStyle w:val="Hyperlink"/>
                <w:rFonts w:ascii="Times New Roman" w:hAnsi="Times New Roman" w:cs="Times New Roman"/>
                <w:noProof/>
                <w:sz w:val="24"/>
                <w:szCs w:val="24"/>
              </w:rPr>
              <w:t>Aim</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_Toc523213561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4</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62" w:history="1">
            <w:r w:rsidR="00824F8A" w:rsidRPr="00824F8A">
              <w:rPr>
                <w:rStyle w:val="Hyperlink"/>
                <w:rFonts w:eastAsiaTheme="majorEastAsia"/>
              </w:rPr>
              <w:t>1.3.1 Specific Objectives</w:t>
            </w:r>
            <w:r w:rsidR="00824F8A" w:rsidRPr="00824F8A">
              <w:rPr>
                <w:webHidden/>
              </w:rPr>
              <w:tab/>
            </w:r>
            <w:r w:rsidR="00824F8A" w:rsidRPr="00824F8A">
              <w:rPr>
                <w:webHidden/>
              </w:rPr>
              <w:fldChar w:fldCharType="begin"/>
            </w:r>
            <w:r w:rsidR="00824F8A" w:rsidRPr="00824F8A">
              <w:rPr>
                <w:webHidden/>
              </w:rPr>
              <w:instrText xml:space="preserve"> PAGEREF _Toc523213562 \h </w:instrText>
            </w:r>
            <w:r w:rsidR="00824F8A" w:rsidRPr="00824F8A">
              <w:rPr>
                <w:webHidden/>
              </w:rPr>
            </w:r>
            <w:r w:rsidR="00824F8A" w:rsidRPr="00824F8A">
              <w:rPr>
                <w:webHidden/>
              </w:rPr>
              <w:fldChar w:fldCharType="separate"/>
            </w:r>
            <w:r w:rsidR="00824F8A" w:rsidRPr="00824F8A">
              <w:rPr>
                <w:webHidden/>
              </w:rPr>
              <w:t>4</w:t>
            </w:r>
            <w:r w:rsidR="00824F8A" w:rsidRPr="00824F8A">
              <w:rPr>
                <w:webHidden/>
              </w:rPr>
              <w:fldChar w:fldCharType="end"/>
            </w:r>
          </w:hyperlink>
        </w:p>
        <w:p w:rsidR="00824F8A" w:rsidRPr="00824F8A" w:rsidRDefault="008611F9" w:rsidP="00824F8A">
          <w:pPr>
            <w:pStyle w:val="TOC3"/>
            <w:rPr>
              <w:rFonts w:eastAsiaTheme="minorEastAsia"/>
            </w:rPr>
          </w:pPr>
          <w:hyperlink w:anchor="_Toc523213563" w:history="1">
            <w:r w:rsidR="00824F8A" w:rsidRPr="00824F8A">
              <w:rPr>
                <w:rStyle w:val="Hyperlink"/>
                <w:rFonts w:eastAsiaTheme="majorEastAsia"/>
              </w:rPr>
              <w:t>1.3.2 Research Questions</w:t>
            </w:r>
            <w:r w:rsidR="00824F8A" w:rsidRPr="00824F8A">
              <w:rPr>
                <w:webHidden/>
              </w:rPr>
              <w:tab/>
            </w:r>
            <w:r w:rsidR="00824F8A" w:rsidRPr="00824F8A">
              <w:rPr>
                <w:webHidden/>
              </w:rPr>
              <w:fldChar w:fldCharType="begin"/>
            </w:r>
            <w:r w:rsidR="00824F8A" w:rsidRPr="00824F8A">
              <w:rPr>
                <w:webHidden/>
              </w:rPr>
              <w:instrText xml:space="preserve"> PAGEREF _Toc523213563 \h </w:instrText>
            </w:r>
            <w:r w:rsidR="00824F8A" w:rsidRPr="00824F8A">
              <w:rPr>
                <w:webHidden/>
              </w:rPr>
            </w:r>
            <w:r w:rsidR="00824F8A" w:rsidRPr="00824F8A">
              <w:rPr>
                <w:webHidden/>
              </w:rPr>
              <w:fldChar w:fldCharType="separate"/>
            </w:r>
            <w:r w:rsidR="00824F8A" w:rsidRPr="00824F8A">
              <w:rPr>
                <w:webHidden/>
              </w:rPr>
              <w:t>4</w:t>
            </w:r>
            <w:r w:rsidR="00824F8A" w:rsidRPr="00824F8A">
              <w:rPr>
                <w:webHidden/>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64" w:history="1">
            <w:r w:rsidR="00824F8A" w:rsidRPr="00824F8A">
              <w:rPr>
                <w:rStyle w:val="Hyperlink"/>
                <w:rFonts w:ascii="Times New Roman" w:hAnsi="Times New Roman" w:cs="Times New Roman"/>
                <w:noProof/>
                <w:sz w:val="24"/>
                <w:szCs w:val="24"/>
              </w:rPr>
              <w:t>1.4 Justification</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_Toc523213564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4</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65" w:history="1">
            <w:r w:rsidR="00824F8A" w:rsidRPr="00824F8A">
              <w:rPr>
                <w:rStyle w:val="Hyperlink"/>
                <w:rFonts w:ascii="Times New Roman" w:hAnsi="Times New Roman" w:cs="Times New Roman"/>
                <w:noProof/>
                <w:sz w:val="24"/>
                <w:szCs w:val="24"/>
              </w:rPr>
              <w:t>1.5 Scope and Limitations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_Toc523213565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5</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1"/>
            <w:tabs>
              <w:tab w:val="right" w:leader="dot" w:pos="9350"/>
            </w:tabs>
            <w:rPr>
              <w:rFonts w:ascii="Times New Roman" w:eastAsiaTheme="minorEastAsia" w:hAnsi="Times New Roman" w:cs="Times New Roman"/>
              <w:noProof/>
              <w:sz w:val="24"/>
              <w:szCs w:val="24"/>
            </w:rPr>
          </w:pPr>
          <w:hyperlink w:anchor="_Toc523213566" w:history="1">
            <w:r w:rsidR="00824F8A" w:rsidRPr="00824F8A">
              <w:rPr>
                <w:rStyle w:val="Hyperlink"/>
                <w:rFonts w:ascii="Times New Roman" w:hAnsi="Times New Roman" w:cs="Times New Roman"/>
                <w:noProof/>
                <w:sz w:val="24"/>
                <w:szCs w:val="24"/>
              </w:rPr>
              <w:t>Chapter 2: Literature Review</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_Toc523213566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6</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67" w:history="1">
            <w:r w:rsidR="00824F8A" w:rsidRPr="00824F8A">
              <w:rPr>
                <w:rStyle w:val="Hyperlink"/>
                <w:rFonts w:ascii="Times New Roman" w:eastAsia="Times New Roman" w:hAnsi="Times New Roman" w:cs="Times New Roman"/>
                <w:noProof/>
                <w:sz w:val="24"/>
                <w:szCs w:val="24"/>
              </w:rPr>
              <w:t>2.1 Introduction</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_Toc523213567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6</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68" w:history="1">
            <w:r w:rsidR="00824F8A" w:rsidRPr="00824F8A">
              <w:rPr>
                <w:rStyle w:val="Hyperlink"/>
                <w:rFonts w:ascii="Times New Roman" w:eastAsia="Times New Roman" w:hAnsi="Times New Roman" w:cs="Times New Roman"/>
                <w:noProof/>
                <w:sz w:val="24"/>
                <w:szCs w:val="24"/>
              </w:rPr>
              <w:t>2.2 Current Technologies used in the area</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_Toc523213568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6</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69" w:history="1">
            <w:r w:rsidR="00824F8A" w:rsidRPr="00824F8A">
              <w:rPr>
                <w:rStyle w:val="Hyperlink"/>
              </w:rPr>
              <w:t xml:space="preserve">2.2.1 </w:t>
            </w:r>
            <w:r w:rsidR="00824F8A" w:rsidRPr="00824F8A">
              <w:rPr>
                <w:rStyle w:val="Hyperlink"/>
                <w:rFonts w:eastAsiaTheme="majorEastAsia"/>
              </w:rPr>
              <w:t>PhET Interactive Simulations</w:t>
            </w:r>
            <w:r w:rsidR="00824F8A" w:rsidRPr="00824F8A">
              <w:rPr>
                <w:rStyle w:val="Hyperlink"/>
              </w:rPr>
              <w:t xml:space="preserve"> Technology</w:t>
            </w:r>
            <w:r w:rsidR="00824F8A" w:rsidRPr="00824F8A">
              <w:rPr>
                <w:webHidden/>
              </w:rPr>
              <w:tab/>
            </w:r>
            <w:r w:rsidR="00824F8A" w:rsidRPr="00824F8A">
              <w:rPr>
                <w:webHidden/>
              </w:rPr>
              <w:fldChar w:fldCharType="begin"/>
            </w:r>
            <w:r w:rsidR="00824F8A" w:rsidRPr="00824F8A">
              <w:rPr>
                <w:webHidden/>
              </w:rPr>
              <w:instrText xml:space="preserve"> PAGEREF _Toc523213569 \h </w:instrText>
            </w:r>
            <w:r w:rsidR="00824F8A" w:rsidRPr="00824F8A">
              <w:rPr>
                <w:webHidden/>
              </w:rPr>
            </w:r>
            <w:r w:rsidR="00824F8A" w:rsidRPr="00824F8A">
              <w:rPr>
                <w:webHidden/>
              </w:rPr>
              <w:fldChar w:fldCharType="separate"/>
            </w:r>
            <w:r w:rsidR="00824F8A" w:rsidRPr="00824F8A">
              <w:rPr>
                <w:webHidden/>
              </w:rPr>
              <w:t>6</w:t>
            </w:r>
            <w:r w:rsidR="00824F8A" w:rsidRPr="00824F8A">
              <w:rPr>
                <w:webHidden/>
              </w:rPr>
              <w:fldChar w:fldCharType="end"/>
            </w:r>
          </w:hyperlink>
        </w:p>
        <w:p w:rsidR="00824F8A" w:rsidRPr="00824F8A" w:rsidRDefault="008611F9" w:rsidP="00824F8A">
          <w:pPr>
            <w:pStyle w:val="TOC3"/>
            <w:rPr>
              <w:rFonts w:eastAsiaTheme="minorEastAsia"/>
            </w:rPr>
          </w:pPr>
          <w:hyperlink w:anchor="_Toc523213570" w:history="1">
            <w:r w:rsidR="00824F8A" w:rsidRPr="00824F8A">
              <w:rPr>
                <w:rStyle w:val="Hyperlink"/>
              </w:rPr>
              <w:t>2.2.2 ChemCollective Technology</w:t>
            </w:r>
            <w:r w:rsidR="00824F8A" w:rsidRPr="00824F8A">
              <w:rPr>
                <w:webHidden/>
              </w:rPr>
              <w:tab/>
            </w:r>
            <w:r w:rsidR="00824F8A" w:rsidRPr="00824F8A">
              <w:rPr>
                <w:webHidden/>
              </w:rPr>
              <w:fldChar w:fldCharType="begin"/>
            </w:r>
            <w:r w:rsidR="00824F8A" w:rsidRPr="00824F8A">
              <w:rPr>
                <w:webHidden/>
              </w:rPr>
              <w:instrText xml:space="preserve"> PAGEREF _Toc523213570 \h </w:instrText>
            </w:r>
            <w:r w:rsidR="00824F8A" w:rsidRPr="00824F8A">
              <w:rPr>
                <w:webHidden/>
              </w:rPr>
            </w:r>
            <w:r w:rsidR="00824F8A" w:rsidRPr="00824F8A">
              <w:rPr>
                <w:webHidden/>
              </w:rPr>
              <w:fldChar w:fldCharType="separate"/>
            </w:r>
            <w:r w:rsidR="00824F8A" w:rsidRPr="00824F8A">
              <w:rPr>
                <w:webHidden/>
              </w:rPr>
              <w:t>8</w:t>
            </w:r>
            <w:r w:rsidR="00824F8A" w:rsidRPr="00824F8A">
              <w:rPr>
                <w:webHidden/>
              </w:rPr>
              <w:fldChar w:fldCharType="end"/>
            </w:r>
          </w:hyperlink>
        </w:p>
        <w:p w:rsidR="00824F8A" w:rsidRPr="00824F8A" w:rsidRDefault="008611F9" w:rsidP="00824F8A">
          <w:pPr>
            <w:pStyle w:val="TOC3"/>
            <w:rPr>
              <w:rFonts w:eastAsiaTheme="minorEastAsia"/>
            </w:rPr>
          </w:pPr>
          <w:hyperlink w:anchor="_Toc523213571" w:history="1">
            <w:r w:rsidR="00824F8A" w:rsidRPr="00824F8A">
              <w:rPr>
                <w:rStyle w:val="Hyperlink"/>
              </w:rPr>
              <w:t>2.2.3 Virtual Chemistry Lab Technology</w:t>
            </w:r>
            <w:r w:rsidR="00824F8A" w:rsidRPr="00824F8A">
              <w:rPr>
                <w:webHidden/>
              </w:rPr>
              <w:tab/>
            </w:r>
            <w:r w:rsidR="00824F8A" w:rsidRPr="00824F8A">
              <w:rPr>
                <w:webHidden/>
              </w:rPr>
              <w:fldChar w:fldCharType="begin"/>
            </w:r>
            <w:r w:rsidR="00824F8A" w:rsidRPr="00824F8A">
              <w:rPr>
                <w:webHidden/>
              </w:rPr>
              <w:instrText xml:space="preserve"> PAGEREF _Toc523213571 \h </w:instrText>
            </w:r>
            <w:r w:rsidR="00824F8A" w:rsidRPr="00824F8A">
              <w:rPr>
                <w:webHidden/>
              </w:rPr>
            </w:r>
            <w:r w:rsidR="00824F8A" w:rsidRPr="00824F8A">
              <w:rPr>
                <w:webHidden/>
              </w:rPr>
              <w:fldChar w:fldCharType="separate"/>
            </w:r>
            <w:r w:rsidR="00824F8A" w:rsidRPr="00824F8A">
              <w:rPr>
                <w:webHidden/>
              </w:rPr>
              <w:t>9</w:t>
            </w:r>
            <w:r w:rsidR="00824F8A" w:rsidRPr="00824F8A">
              <w:rPr>
                <w:webHidden/>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72" w:history="1">
            <w:r w:rsidR="00824F8A" w:rsidRPr="00824F8A">
              <w:rPr>
                <w:rStyle w:val="Hyperlink"/>
                <w:rFonts w:ascii="Times New Roman" w:eastAsia="Times New Roman" w:hAnsi="Times New Roman" w:cs="Times New Roman"/>
                <w:noProof/>
                <w:sz w:val="24"/>
                <w:szCs w:val="24"/>
              </w:rPr>
              <w:t>2.3 Existing Challenges in the use of the current systems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_Toc523213572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10</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73" w:history="1">
            <w:r w:rsidR="00824F8A" w:rsidRPr="00824F8A">
              <w:rPr>
                <w:rStyle w:val="Hyperlink"/>
                <w:rFonts w:ascii="Times New Roman" w:eastAsia="Times New Roman" w:hAnsi="Times New Roman" w:cs="Times New Roman"/>
                <w:noProof/>
                <w:sz w:val="24"/>
                <w:szCs w:val="24"/>
              </w:rPr>
              <w:t>2.4 Gaps in the existing systems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_Toc523213573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11</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1"/>
            <w:tabs>
              <w:tab w:val="right" w:leader="dot" w:pos="9350"/>
            </w:tabs>
            <w:rPr>
              <w:rFonts w:ascii="Times New Roman" w:eastAsiaTheme="minorEastAsia" w:hAnsi="Times New Roman" w:cs="Times New Roman"/>
              <w:noProof/>
              <w:sz w:val="24"/>
              <w:szCs w:val="24"/>
            </w:rPr>
          </w:pPr>
          <w:hyperlink w:anchor="_Toc523213574" w:history="1">
            <w:r w:rsidR="00824F8A" w:rsidRPr="00824F8A">
              <w:rPr>
                <w:rStyle w:val="Hyperlink"/>
                <w:rFonts w:ascii="Times New Roman" w:hAnsi="Times New Roman" w:cs="Times New Roman"/>
                <w:noProof/>
                <w:sz w:val="24"/>
                <w:szCs w:val="24"/>
              </w:rPr>
              <w:t>Chapter 3: Development Methodology</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_Toc523213574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12</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75" w:history="1">
            <w:r w:rsidR="00824F8A" w:rsidRPr="00824F8A">
              <w:rPr>
                <w:rStyle w:val="Hyperlink"/>
                <w:rFonts w:ascii="Times New Roman" w:hAnsi="Times New Roman" w:cs="Times New Roman"/>
                <w:noProof/>
                <w:sz w:val="24"/>
                <w:szCs w:val="24"/>
                <w:lang w:val="en-GB"/>
              </w:rPr>
              <w:t>3.1 Introduction</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_Toc523213575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12</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76" w:history="1">
            <w:r w:rsidR="00824F8A" w:rsidRPr="00824F8A">
              <w:rPr>
                <w:rStyle w:val="Hyperlink"/>
                <w:rFonts w:ascii="Times New Roman" w:hAnsi="Times New Roman" w:cs="Times New Roman"/>
                <w:noProof/>
                <w:sz w:val="24"/>
                <w:szCs w:val="24"/>
                <w:lang w:val="en-GB"/>
              </w:rPr>
              <w:t>3.2 Software Development Methodology</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_Toc523213576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12</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77" w:history="1">
            <w:r w:rsidR="00824F8A" w:rsidRPr="00824F8A">
              <w:rPr>
                <w:rStyle w:val="Hyperlink"/>
                <w:rFonts w:ascii="Times New Roman" w:eastAsia="Times New Roman" w:hAnsi="Times New Roman" w:cs="Times New Roman"/>
                <w:noProof/>
                <w:sz w:val="24"/>
                <w:szCs w:val="24"/>
              </w:rPr>
              <w:t>3.3 System Analysis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_Toc523213577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13</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78" w:history="1">
            <w:r w:rsidR="00824F8A" w:rsidRPr="00824F8A">
              <w:rPr>
                <w:rStyle w:val="Hyperlink"/>
              </w:rPr>
              <w:t>3.3.1 Functional requirements</w:t>
            </w:r>
            <w:r w:rsidR="00824F8A" w:rsidRPr="00824F8A">
              <w:rPr>
                <w:webHidden/>
              </w:rPr>
              <w:tab/>
            </w:r>
            <w:r w:rsidR="00824F8A" w:rsidRPr="00824F8A">
              <w:rPr>
                <w:webHidden/>
              </w:rPr>
              <w:fldChar w:fldCharType="begin"/>
            </w:r>
            <w:r w:rsidR="00824F8A" w:rsidRPr="00824F8A">
              <w:rPr>
                <w:webHidden/>
              </w:rPr>
              <w:instrText xml:space="preserve"> PAGEREF _Toc523213578 \h </w:instrText>
            </w:r>
            <w:r w:rsidR="00824F8A" w:rsidRPr="00824F8A">
              <w:rPr>
                <w:webHidden/>
              </w:rPr>
            </w:r>
            <w:r w:rsidR="00824F8A" w:rsidRPr="00824F8A">
              <w:rPr>
                <w:webHidden/>
              </w:rPr>
              <w:fldChar w:fldCharType="separate"/>
            </w:r>
            <w:r w:rsidR="00824F8A" w:rsidRPr="00824F8A">
              <w:rPr>
                <w:webHidden/>
              </w:rPr>
              <w:t>13</w:t>
            </w:r>
            <w:r w:rsidR="00824F8A" w:rsidRPr="00824F8A">
              <w:rPr>
                <w:webHidden/>
              </w:rPr>
              <w:fldChar w:fldCharType="end"/>
            </w:r>
          </w:hyperlink>
        </w:p>
        <w:p w:rsidR="00824F8A" w:rsidRPr="00824F8A" w:rsidRDefault="008611F9" w:rsidP="00824F8A">
          <w:pPr>
            <w:pStyle w:val="TOC3"/>
            <w:rPr>
              <w:rFonts w:eastAsiaTheme="minorEastAsia"/>
            </w:rPr>
          </w:pPr>
          <w:hyperlink w:anchor="_Toc523213579" w:history="1">
            <w:r w:rsidR="00824F8A" w:rsidRPr="00824F8A">
              <w:rPr>
                <w:rStyle w:val="Hyperlink"/>
              </w:rPr>
              <w:t>3.3.2 Non-Functional requirements</w:t>
            </w:r>
            <w:r w:rsidR="00824F8A" w:rsidRPr="00824F8A">
              <w:rPr>
                <w:webHidden/>
              </w:rPr>
              <w:tab/>
            </w:r>
            <w:r w:rsidR="00824F8A" w:rsidRPr="00824F8A">
              <w:rPr>
                <w:webHidden/>
              </w:rPr>
              <w:fldChar w:fldCharType="begin"/>
            </w:r>
            <w:r w:rsidR="00824F8A" w:rsidRPr="00824F8A">
              <w:rPr>
                <w:webHidden/>
              </w:rPr>
              <w:instrText xml:space="preserve"> PAGEREF _Toc523213579 \h </w:instrText>
            </w:r>
            <w:r w:rsidR="00824F8A" w:rsidRPr="00824F8A">
              <w:rPr>
                <w:webHidden/>
              </w:rPr>
            </w:r>
            <w:r w:rsidR="00824F8A" w:rsidRPr="00824F8A">
              <w:rPr>
                <w:webHidden/>
              </w:rPr>
              <w:fldChar w:fldCharType="separate"/>
            </w:r>
            <w:r w:rsidR="00824F8A" w:rsidRPr="00824F8A">
              <w:rPr>
                <w:webHidden/>
              </w:rPr>
              <w:t>14</w:t>
            </w:r>
            <w:r w:rsidR="00824F8A" w:rsidRPr="00824F8A">
              <w:rPr>
                <w:webHidden/>
              </w:rPr>
              <w:fldChar w:fldCharType="end"/>
            </w:r>
          </w:hyperlink>
        </w:p>
        <w:p w:rsidR="00824F8A" w:rsidRPr="00824F8A" w:rsidRDefault="008611F9" w:rsidP="00824F8A">
          <w:pPr>
            <w:pStyle w:val="TOC3"/>
            <w:rPr>
              <w:rFonts w:eastAsiaTheme="minorEastAsia"/>
            </w:rPr>
          </w:pPr>
          <w:hyperlink w:anchor="_Toc523213580" w:history="1">
            <w:r w:rsidR="00824F8A" w:rsidRPr="00824F8A">
              <w:rPr>
                <w:rStyle w:val="Hyperlink"/>
              </w:rPr>
              <w:t>3.3.3 System Narrative</w:t>
            </w:r>
            <w:r w:rsidR="00824F8A" w:rsidRPr="00824F8A">
              <w:rPr>
                <w:webHidden/>
              </w:rPr>
              <w:tab/>
            </w:r>
            <w:r w:rsidR="00824F8A" w:rsidRPr="00824F8A">
              <w:rPr>
                <w:webHidden/>
              </w:rPr>
              <w:fldChar w:fldCharType="begin"/>
            </w:r>
            <w:r w:rsidR="00824F8A" w:rsidRPr="00824F8A">
              <w:rPr>
                <w:webHidden/>
              </w:rPr>
              <w:instrText xml:space="preserve"> PAGEREF _Toc523213580 \h </w:instrText>
            </w:r>
            <w:r w:rsidR="00824F8A" w:rsidRPr="00824F8A">
              <w:rPr>
                <w:webHidden/>
              </w:rPr>
            </w:r>
            <w:r w:rsidR="00824F8A" w:rsidRPr="00824F8A">
              <w:rPr>
                <w:webHidden/>
              </w:rPr>
              <w:fldChar w:fldCharType="separate"/>
            </w:r>
            <w:r w:rsidR="00824F8A" w:rsidRPr="00824F8A">
              <w:rPr>
                <w:webHidden/>
              </w:rPr>
              <w:t>14</w:t>
            </w:r>
            <w:r w:rsidR="00824F8A" w:rsidRPr="00824F8A">
              <w:rPr>
                <w:webHidden/>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81" w:history="1">
            <w:r w:rsidR="00824F8A" w:rsidRPr="00824F8A">
              <w:rPr>
                <w:rStyle w:val="Hyperlink"/>
                <w:rFonts w:ascii="Times New Roman" w:eastAsia="Times New Roman" w:hAnsi="Times New Roman" w:cs="Times New Roman"/>
                <w:noProof/>
                <w:sz w:val="24"/>
                <w:szCs w:val="24"/>
              </w:rPr>
              <w:t>3.4 System Design</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_Toc523213581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14</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82" w:history="1">
            <w:r w:rsidR="00824F8A" w:rsidRPr="00824F8A">
              <w:rPr>
                <w:rStyle w:val="Hyperlink"/>
              </w:rPr>
              <w:t>3.4.1 Use Case Diagram</w:t>
            </w:r>
            <w:r w:rsidR="00824F8A" w:rsidRPr="00824F8A">
              <w:rPr>
                <w:webHidden/>
              </w:rPr>
              <w:tab/>
            </w:r>
            <w:r w:rsidR="00824F8A" w:rsidRPr="00824F8A">
              <w:rPr>
                <w:webHidden/>
              </w:rPr>
              <w:fldChar w:fldCharType="begin"/>
            </w:r>
            <w:r w:rsidR="00824F8A" w:rsidRPr="00824F8A">
              <w:rPr>
                <w:webHidden/>
              </w:rPr>
              <w:instrText xml:space="preserve"> PAGEREF _Toc523213582 \h </w:instrText>
            </w:r>
            <w:r w:rsidR="00824F8A" w:rsidRPr="00824F8A">
              <w:rPr>
                <w:webHidden/>
              </w:rPr>
            </w:r>
            <w:r w:rsidR="00824F8A" w:rsidRPr="00824F8A">
              <w:rPr>
                <w:webHidden/>
              </w:rPr>
              <w:fldChar w:fldCharType="separate"/>
            </w:r>
            <w:r w:rsidR="00824F8A" w:rsidRPr="00824F8A">
              <w:rPr>
                <w:webHidden/>
              </w:rPr>
              <w:t>15</w:t>
            </w:r>
            <w:r w:rsidR="00824F8A" w:rsidRPr="00824F8A">
              <w:rPr>
                <w:webHidden/>
              </w:rPr>
              <w:fldChar w:fldCharType="end"/>
            </w:r>
          </w:hyperlink>
        </w:p>
        <w:p w:rsidR="00824F8A" w:rsidRPr="00824F8A" w:rsidRDefault="008611F9" w:rsidP="00824F8A">
          <w:pPr>
            <w:pStyle w:val="TOC3"/>
            <w:rPr>
              <w:rFonts w:eastAsiaTheme="minorEastAsia"/>
            </w:rPr>
          </w:pPr>
          <w:hyperlink w:anchor="_Toc523213583" w:history="1">
            <w:r w:rsidR="00824F8A" w:rsidRPr="00824F8A">
              <w:rPr>
                <w:rStyle w:val="Hyperlink"/>
              </w:rPr>
              <w:t>3.4.2 DFD (Up to level 1)</w:t>
            </w:r>
            <w:r w:rsidR="00824F8A" w:rsidRPr="00824F8A">
              <w:rPr>
                <w:webHidden/>
              </w:rPr>
              <w:tab/>
            </w:r>
            <w:r w:rsidR="00824F8A" w:rsidRPr="00824F8A">
              <w:rPr>
                <w:webHidden/>
              </w:rPr>
              <w:fldChar w:fldCharType="begin"/>
            </w:r>
            <w:r w:rsidR="00824F8A" w:rsidRPr="00824F8A">
              <w:rPr>
                <w:webHidden/>
              </w:rPr>
              <w:instrText xml:space="preserve"> PAGEREF _Toc523213583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rsidP="00824F8A">
          <w:pPr>
            <w:pStyle w:val="TOC3"/>
            <w:rPr>
              <w:rFonts w:eastAsiaTheme="minorEastAsia"/>
            </w:rPr>
          </w:pPr>
          <w:hyperlink w:anchor="_Toc523213584" w:history="1">
            <w:r w:rsidR="00824F8A" w:rsidRPr="00824F8A">
              <w:rPr>
                <w:rStyle w:val="Hyperlink"/>
              </w:rPr>
              <w:t>3.4.3 Entity Relationship Diagram</w:t>
            </w:r>
            <w:r w:rsidR="00824F8A" w:rsidRPr="00824F8A">
              <w:rPr>
                <w:webHidden/>
              </w:rPr>
              <w:tab/>
            </w:r>
            <w:r w:rsidR="00824F8A" w:rsidRPr="00824F8A">
              <w:rPr>
                <w:webHidden/>
              </w:rPr>
              <w:fldChar w:fldCharType="begin"/>
            </w:r>
            <w:r w:rsidR="00824F8A" w:rsidRPr="00824F8A">
              <w:rPr>
                <w:webHidden/>
              </w:rPr>
              <w:instrText xml:space="preserve"> PAGEREF _Toc523213584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rsidP="00824F8A">
          <w:pPr>
            <w:pStyle w:val="TOC3"/>
            <w:rPr>
              <w:rFonts w:eastAsiaTheme="minorEastAsia"/>
            </w:rPr>
          </w:pPr>
          <w:hyperlink w:anchor="_Toc523213585" w:history="1">
            <w:r w:rsidR="00824F8A" w:rsidRPr="00824F8A">
              <w:rPr>
                <w:rStyle w:val="Hyperlink"/>
              </w:rPr>
              <w:t>3.4.4 Database Schema</w:t>
            </w:r>
            <w:r w:rsidR="00824F8A" w:rsidRPr="00824F8A">
              <w:rPr>
                <w:webHidden/>
              </w:rPr>
              <w:tab/>
            </w:r>
            <w:r w:rsidR="00824F8A" w:rsidRPr="00824F8A">
              <w:rPr>
                <w:webHidden/>
              </w:rPr>
              <w:fldChar w:fldCharType="begin"/>
            </w:r>
            <w:r w:rsidR="00824F8A" w:rsidRPr="00824F8A">
              <w:rPr>
                <w:webHidden/>
              </w:rPr>
              <w:instrText xml:space="preserve"> PAGEREF _Toc523213585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86" w:history="1">
            <w:r w:rsidR="00824F8A" w:rsidRPr="00824F8A">
              <w:rPr>
                <w:rStyle w:val="Hyperlink"/>
                <w:rFonts w:ascii="Times New Roman" w:eastAsia="Times New Roman" w:hAnsi="Times New Roman" w:cs="Times New Roman"/>
                <w:noProof/>
                <w:sz w:val="24"/>
                <w:szCs w:val="24"/>
                <w:lang w:val="en-GB"/>
              </w:rPr>
              <w:t>3.5 System Development Tools and Techniques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_Toc523213586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16</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87" w:history="1">
            <w:r w:rsidR="00824F8A" w:rsidRPr="00824F8A">
              <w:rPr>
                <w:rStyle w:val="Hyperlink"/>
              </w:rPr>
              <w:t>3.5.1 Visual Studio Code</w:t>
            </w:r>
            <w:r w:rsidR="00824F8A" w:rsidRPr="00824F8A">
              <w:rPr>
                <w:webHidden/>
              </w:rPr>
              <w:tab/>
            </w:r>
            <w:r w:rsidR="00824F8A" w:rsidRPr="00824F8A">
              <w:rPr>
                <w:webHidden/>
              </w:rPr>
              <w:fldChar w:fldCharType="begin"/>
            </w:r>
            <w:r w:rsidR="00824F8A" w:rsidRPr="00824F8A">
              <w:rPr>
                <w:webHidden/>
              </w:rPr>
              <w:instrText xml:space="preserve"> PAGEREF _Toc523213587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rsidP="00824F8A">
          <w:pPr>
            <w:pStyle w:val="TOC3"/>
            <w:rPr>
              <w:rFonts w:eastAsiaTheme="minorEastAsia"/>
            </w:rPr>
          </w:pPr>
          <w:hyperlink w:anchor="_Toc523213588" w:history="1">
            <w:r w:rsidR="00824F8A" w:rsidRPr="00824F8A">
              <w:rPr>
                <w:rStyle w:val="Hyperlink"/>
              </w:rPr>
              <w:t>3.5.2 JavaScript</w:t>
            </w:r>
            <w:r w:rsidR="00824F8A" w:rsidRPr="00824F8A">
              <w:rPr>
                <w:webHidden/>
              </w:rPr>
              <w:tab/>
            </w:r>
            <w:r w:rsidR="00824F8A" w:rsidRPr="00824F8A">
              <w:rPr>
                <w:webHidden/>
              </w:rPr>
              <w:fldChar w:fldCharType="begin"/>
            </w:r>
            <w:r w:rsidR="00824F8A" w:rsidRPr="00824F8A">
              <w:rPr>
                <w:webHidden/>
              </w:rPr>
              <w:instrText xml:space="preserve"> PAGEREF _Toc523213588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rsidP="00824F8A">
          <w:pPr>
            <w:pStyle w:val="TOC3"/>
            <w:rPr>
              <w:rFonts w:eastAsiaTheme="minorEastAsia"/>
            </w:rPr>
          </w:pPr>
          <w:hyperlink w:anchor="_Toc523213589" w:history="1">
            <w:r w:rsidR="00824F8A" w:rsidRPr="00824F8A">
              <w:rPr>
                <w:rStyle w:val="Hyperlink"/>
              </w:rPr>
              <w:t>3.5.3 HTML</w:t>
            </w:r>
            <w:r w:rsidR="00824F8A" w:rsidRPr="00824F8A">
              <w:rPr>
                <w:webHidden/>
              </w:rPr>
              <w:tab/>
            </w:r>
            <w:r w:rsidR="00824F8A" w:rsidRPr="00824F8A">
              <w:rPr>
                <w:webHidden/>
              </w:rPr>
              <w:fldChar w:fldCharType="begin"/>
            </w:r>
            <w:r w:rsidR="00824F8A" w:rsidRPr="00824F8A">
              <w:rPr>
                <w:webHidden/>
              </w:rPr>
              <w:instrText xml:space="preserve"> PAGEREF _Toc523213589 \h </w:instrText>
            </w:r>
            <w:r w:rsidR="00824F8A" w:rsidRPr="00824F8A">
              <w:rPr>
                <w:webHidden/>
              </w:rPr>
            </w:r>
            <w:r w:rsidR="00824F8A" w:rsidRPr="00824F8A">
              <w:rPr>
                <w:webHidden/>
              </w:rPr>
              <w:fldChar w:fldCharType="separate"/>
            </w:r>
            <w:r w:rsidR="00824F8A" w:rsidRPr="00824F8A">
              <w:rPr>
                <w:webHidden/>
              </w:rPr>
              <w:t>16</w:t>
            </w:r>
            <w:r w:rsidR="00824F8A" w:rsidRPr="00824F8A">
              <w:rPr>
                <w:webHidden/>
              </w:rPr>
              <w:fldChar w:fldCharType="end"/>
            </w:r>
          </w:hyperlink>
        </w:p>
        <w:p w:rsidR="00824F8A" w:rsidRPr="00824F8A" w:rsidRDefault="008611F9" w:rsidP="00824F8A">
          <w:pPr>
            <w:pStyle w:val="TOC3"/>
            <w:rPr>
              <w:rFonts w:eastAsiaTheme="minorEastAsia"/>
            </w:rPr>
          </w:pPr>
          <w:hyperlink w:anchor="_Toc523213590" w:history="1">
            <w:r w:rsidR="00824F8A" w:rsidRPr="00824F8A">
              <w:rPr>
                <w:rStyle w:val="Hyperlink"/>
              </w:rPr>
              <w:t>3.5.4 CSS</w:t>
            </w:r>
            <w:r w:rsidR="00824F8A" w:rsidRPr="00824F8A">
              <w:rPr>
                <w:webHidden/>
              </w:rPr>
              <w:tab/>
            </w:r>
            <w:r w:rsidR="00824F8A" w:rsidRPr="00824F8A">
              <w:rPr>
                <w:webHidden/>
              </w:rPr>
              <w:fldChar w:fldCharType="begin"/>
            </w:r>
            <w:r w:rsidR="00824F8A" w:rsidRPr="00824F8A">
              <w:rPr>
                <w:webHidden/>
              </w:rPr>
              <w:instrText xml:space="preserve"> PAGEREF _Toc523213590 \h </w:instrText>
            </w:r>
            <w:r w:rsidR="00824F8A" w:rsidRPr="00824F8A">
              <w:rPr>
                <w:webHidden/>
              </w:rPr>
            </w:r>
            <w:r w:rsidR="00824F8A" w:rsidRPr="00824F8A">
              <w:rPr>
                <w:webHidden/>
              </w:rPr>
              <w:fldChar w:fldCharType="separate"/>
            </w:r>
            <w:r w:rsidR="00824F8A" w:rsidRPr="00824F8A">
              <w:rPr>
                <w:webHidden/>
              </w:rPr>
              <w:t>17</w:t>
            </w:r>
            <w:r w:rsidR="00824F8A" w:rsidRPr="00824F8A">
              <w:rPr>
                <w:webHidden/>
              </w:rPr>
              <w:fldChar w:fldCharType="end"/>
            </w:r>
          </w:hyperlink>
        </w:p>
        <w:p w:rsidR="00824F8A" w:rsidRPr="00824F8A" w:rsidRDefault="008611F9" w:rsidP="00824F8A">
          <w:pPr>
            <w:pStyle w:val="TOC3"/>
            <w:rPr>
              <w:rFonts w:eastAsiaTheme="minorEastAsia"/>
            </w:rPr>
          </w:pPr>
          <w:hyperlink w:anchor="_Toc523213591" w:history="1">
            <w:r w:rsidR="00824F8A" w:rsidRPr="00824F8A">
              <w:rPr>
                <w:rStyle w:val="Hyperlink"/>
              </w:rPr>
              <w:t>3.5.5 PHP</w:t>
            </w:r>
            <w:r w:rsidR="00824F8A" w:rsidRPr="00824F8A">
              <w:rPr>
                <w:webHidden/>
              </w:rPr>
              <w:tab/>
            </w:r>
            <w:r w:rsidR="00824F8A" w:rsidRPr="00824F8A">
              <w:rPr>
                <w:webHidden/>
              </w:rPr>
              <w:fldChar w:fldCharType="begin"/>
            </w:r>
            <w:r w:rsidR="00824F8A" w:rsidRPr="00824F8A">
              <w:rPr>
                <w:webHidden/>
              </w:rPr>
              <w:instrText xml:space="preserve"> PAGEREF _Toc523213591 \h </w:instrText>
            </w:r>
            <w:r w:rsidR="00824F8A" w:rsidRPr="00824F8A">
              <w:rPr>
                <w:webHidden/>
              </w:rPr>
            </w:r>
            <w:r w:rsidR="00824F8A" w:rsidRPr="00824F8A">
              <w:rPr>
                <w:webHidden/>
              </w:rPr>
              <w:fldChar w:fldCharType="separate"/>
            </w:r>
            <w:r w:rsidR="00824F8A" w:rsidRPr="00824F8A">
              <w:rPr>
                <w:webHidden/>
              </w:rPr>
              <w:t>17</w:t>
            </w:r>
            <w:r w:rsidR="00824F8A" w:rsidRPr="00824F8A">
              <w:rPr>
                <w:webHidden/>
              </w:rPr>
              <w:fldChar w:fldCharType="end"/>
            </w:r>
          </w:hyperlink>
        </w:p>
        <w:p w:rsidR="00824F8A" w:rsidRPr="00824F8A" w:rsidRDefault="008611F9" w:rsidP="00824F8A">
          <w:pPr>
            <w:pStyle w:val="TOC3"/>
            <w:rPr>
              <w:rFonts w:eastAsiaTheme="minorEastAsia"/>
            </w:rPr>
          </w:pPr>
          <w:hyperlink w:anchor="_Toc523213592" w:history="1">
            <w:r w:rsidR="00824F8A" w:rsidRPr="00824F8A">
              <w:rPr>
                <w:rStyle w:val="Hyperlink"/>
              </w:rPr>
              <w:t>3.5.6 Bootstrap</w:t>
            </w:r>
            <w:r w:rsidR="00824F8A" w:rsidRPr="00824F8A">
              <w:rPr>
                <w:webHidden/>
              </w:rPr>
              <w:tab/>
            </w:r>
            <w:r w:rsidR="00824F8A" w:rsidRPr="00824F8A">
              <w:rPr>
                <w:webHidden/>
              </w:rPr>
              <w:fldChar w:fldCharType="begin"/>
            </w:r>
            <w:r w:rsidR="00824F8A" w:rsidRPr="00824F8A">
              <w:rPr>
                <w:webHidden/>
              </w:rPr>
              <w:instrText xml:space="preserve"> PAGEREF _Toc523213592 \h </w:instrText>
            </w:r>
            <w:r w:rsidR="00824F8A" w:rsidRPr="00824F8A">
              <w:rPr>
                <w:webHidden/>
              </w:rPr>
            </w:r>
            <w:r w:rsidR="00824F8A" w:rsidRPr="00824F8A">
              <w:rPr>
                <w:webHidden/>
              </w:rPr>
              <w:fldChar w:fldCharType="separate"/>
            </w:r>
            <w:r w:rsidR="00824F8A" w:rsidRPr="00824F8A">
              <w:rPr>
                <w:webHidden/>
              </w:rPr>
              <w:t>17</w:t>
            </w:r>
            <w:r w:rsidR="00824F8A" w:rsidRPr="00824F8A">
              <w:rPr>
                <w:webHidden/>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93" w:history="1">
            <w:r w:rsidR="00824F8A" w:rsidRPr="00824F8A">
              <w:rPr>
                <w:rStyle w:val="Hyperlink"/>
                <w:rFonts w:ascii="Times New Roman" w:eastAsia="Times New Roman" w:hAnsi="Times New Roman" w:cs="Times New Roman"/>
                <w:noProof/>
                <w:sz w:val="24"/>
                <w:szCs w:val="24"/>
                <w:lang w:val="en-GB"/>
              </w:rPr>
              <w:t>3.6 Deliverables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_Toc523213593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17</w:t>
            </w:r>
            <w:r w:rsidR="00824F8A" w:rsidRPr="00824F8A">
              <w:rPr>
                <w:rFonts w:ascii="Times New Roman" w:hAnsi="Times New Roman" w:cs="Times New Roman"/>
                <w:noProof/>
                <w:webHidden/>
                <w:sz w:val="24"/>
                <w:szCs w:val="24"/>
              </w:rPr>
              <w:fldChar w:fldCharType="end"/>
            </w:r>
          </w:hyperlink>
        </w:p>
        <w:p w:rsidR="00824F8A" w:rsidRPr="00824F8A" w:rsidRDefault="008611F9" w:rsidP="00824F8A">
          <w:pPr>
            <w:pStyle w:val="TOC3"/>
            <w:rPr>
              <w:rFonts w:eastAsiaTheme="minorEastAsia"/>
            </w:rPr>
          </w:pPr>
          <w:hyperlink w:anchor="_Toc523213594" w:history="1">
            <w:r w:rsidR="00824F8A" w:rsidRPr="00824F8A">
              <w:rPr>
                <w:rStyle w:val="Hyperlink"/>
              </w:rPr>
              <w:t>3.6.1 Student’s Module</w:t>
            </w:r>
            <w:r w:rsidR="00824F8A" w:rsidRPr="00824F8A">
              <w:rPr>
                <w:webHidden/>
              </w:rPr>
              <w:tab/>
            </w:r>
            <w:r w:rsidR="00824F8A" w:rsidRPr="00824F8A">
              <w:rPr>
                <w:webHidden/>
              </w:rPr>
              <w:fldChar w:fldCharType="begin"/>
            </w:r>
            <w:r w:rsidR="00824F8A" w:rsidRPr="00824F8A">
              <w:rPr>
                <w:webHidden/>
              </w:rPr>
              <w:instrText xml:space="preserve"> PAGEREF _Toc523213594 \h </w:instrText>
            </w:r>
            <w:r w:rsidR="00824F8A" w:rsidRPr="00824F8A">
              <w:rPr>
                <w:webHidden/>
              </w:rPr>
            </w:r>
            <w:r w:rsidR="00824F8A" w:rsidRPr="00824F8A">
              <w:rPr>
                <w:webHidden/>
              </w:rPr>
              <w:fldChar w:fldCharType="separate"/>
            </w:r>
            <w:r w:rsidR="00824F8A" w:rsidRPr="00824F8A">
              <w:rPr>
                <w:webHidden/>
              </w:rPr>
              <w:t>17</w:t>
            </w:r>
            <w:r w:rsidR="00824F8A" w:rsidRPr="00824F8A">
              <w:rPr>
                <w:webHidden/>
              </w:rPr>
              <w:fldChar w:fldCharType="end"/>
            </w:r>
          </w:hyperlink>
        </w:p>
        <w:p w:rsidR="00824F8A" w:rsidRPr="00824F8A" w:rsidRDefault="008611F9" w:rsidP="00824F8A">
          <w:pPr>
            <w:pStyle w:val="TOC3"/>
            <w:rPr>
              <w:rFonts w:eastAsiaTheme="minorEastAsia"/>
            </w:rPr>
          </w:pPr>
          <w:hyperlink w:anchor="_Toc523213595" w:history="1">
            <w:r w:rsidR="00824F8A" w:rsidRPr="00824F8A">
              <w:rPr>
                <w:rStyle w:val="Hyperlink"/>
              </w:rPr>
              <w:t>3.6.2 Teacher’s Module</w:t>
            </w:r>
            <w:r w:rsidR="00824F8A" w:rsidRPr="00824F8A">
              <w:rPr>
                <w:webHidden/>
              </w:rPr>
              <w:tab/>
            </w:r>
            <w:r w:rsidR="00824F8A" w:rsidRPr="00824F8A">
              <w:rPr>
                <w:webHidden/>
              </w:rPr>
              <w:fldChar w:fldCharType="begin"/>
            </w:r>
            <w:r w:rsidR="00824F8A" w:rsidRPr="00824F8A">
              <w:rPr>
                <w:webHidden/>
              </w:rPr>
              <w:instrText xml:space="preserve"> PAGEREF _Toc523213595 \h </w:instrText>
            </w:r>
            <w:r w:rsidR="00824F8A" w:rsidRPr="00824F8A">
              <w:rPr>
                <w:webHidden/>
              </w:rPr>
            </w:r>
            <w:r w:rsidR="00824F8A" w:rsidRPr="00824F8A">
              <w:rPr>
                <w:webHidden/>
              </w:rPr>
              <w:fldChar w:fldCharType="separate"/>
            </w:r>
            <w:r w:rsidR="00824F8A" w:rsidRPr="00824F8A">
              <w:rPr>
                <w:webHidden/>
              </w:rPr>
              <w:t>17</w:t>
            </w:r>
            <w:r w:rsidR="00824F8A" w:rsidRPr="00824F8A">
              <w:rPr>
                <w:webHidden/>
              </w:rPr>
              <w:fldChar w:fldCharType="end"/>
            </w:r>
          </w:hyperlink>
        </w:p>
        <w:p w:rsidR="00824F8A" w:rsidRPr="00824F8A" w:rsidRDefault="008611F9">
          <w:pPr>
            <w:pStyle w:val="TOC1"/>
            <w:tabs>
              <w:tab w:val="right" w:leader="dot" w:pos="9350"/>
            </w:tabs>
            <w:rPr>
              <w:rFonts w:ascii="Times New Roman" w:eastAsiaTheme="minorEastAsia" w:hAnsi="Times New Roman" w:cs="Times New Roman"/>
              <w:noProof/>
              <w:sz w:val="24"/>
              <w:szCs w:val="24"/>
            </w:rPr>
          </w:pPr>
          <w:hyperlink w:anchor="_Toc523213596" w:history="1">
            <w:r w:rsidR="00824F8A" w:rsidRPr="00824F8A">
              <w:rPr>
                <w:rStyle w:val="Hyperlink"/>
                <w:rFonts w:ascii="Times New Roman" w:hAnsi="Times New Roman" w:cs="Times New Roman"/>
                <w:noProof/>
                <w:sz w:val="24"/>
                <w:szCs w:val="24"/>
              </w:rPr>
              <w:t>References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_Toc523213596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18</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1"/>
            <w:tabs>
              <w:tab w:val="right" w:leader="dot" w:pos="9350"/>
            </w:tabs>
            <w:rPr>
              <w:rFonts w:ascii="Times New Roman" w:eastAsiaTheme="minorEastAsia" w:hAnsi="Times New Roman" w:cs="Times New Roman"/>
              <w:noProof/>
              <w:sz w:val="24"/>
              <w:szCs w:val="24"/>
            </w:rPr>
          </w:pPr>
          <w:hyperlink w:anchor="_Toc523213597" w:history="1">
            <w:r w:rsidR="00824F8A" w:rsidRPr="00824F8A">
              <w:rPr>
                <w:rStyle w:val="Hyperlink"/>
                <w:rFonts w:ascii="Times New Roman" w:eastAsia="Times New Roman" w:hAnsi="Times New Roman" w:cs="Times New Roman"/>
                <w:noProof/>
                <w:sz w:val="24"/>
                <w:szCs w:val="24"/>
              </w:rPr>
              <w:t>Appendices</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_Toc523213597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20</w:t>
            </w:r>
            <w:r w:rsidR="00824F8A" w:rsidRPr="00824F8A">
              <w:rPr>
                <w:rFonts w:ascii="Times New Roman" w:hAnsi="Times New Roman" w:cs="Times New Roman"/>
                <w:noProof/>
                <w:webHidden/>
                <w:sz w:val="24"/>
                <w:szCs w:val="24"/>
              </w:rPr>
              <w:fldChar w:fldCharType="end"/>
            </w:r>
          </w:hyperlink>
        </w:p>
        <w:p w:rsidR="00824F8A" w:rsidRPr="00824F8A" w:rsidRDefault="008611F9">
          <w:pPr>
            <w:pStyle w:val="TOC2"/>
            <w:tabs>
              <w:tab w:val="right" w:leader="dot" w:pos="9350"/>
            </w:tabs>
            <w:rPr>
              <w:rFonts w:ascii="Times New Roman" w:eastAsiaTheme="minorEastAsia" w:hAnsi="Times New Roman" w:cs="Times New Roman"/>
              <w:noProof/>
              <w:sz w:val="24"/>
              <w:szCs w:val="24"/>
            </w:rPr>
          </w:pPr>
          <w:hyperlink w:anchor="_Toc523213598" w:history="1">
            <w:r w:rsidR="00824F8A" w:rsidRPr="00824F8A">
              <w:rPr>
                <w:rStyle w:val="Hyperlink"/>
                <w:rFonts w:ascii="Times New Roman" w:eastAsia="Times New Roman" w:hAnsi="Times New Roman" w:cs="Times New Roman"/>
                <w:noProof/>
                <w:sz w:val="24"/>
                <w:szCs w:val="24"/>
              </w:rPr>
              <w:t>Appendix A: GANTT Chart</w:t>
            </w:r>
            <w:r w:rsidR="00824F8A" w:rsidRPr="00824F8A">
              <w:rPr>
                <w:rFonts w:ascii="Times New Roman" w:hAnsi="Times New Roman" w:cs="Times New Roman"/>
                <w:noProof/>
                <w:webHidden/>
                <w:sz w:val="24"/>
                <w:szCs w:val="24"/>
              </w:rPr>
              <w:tab/>
            </w:r>
            <w:r w:rsidR="00824F8A" w:rsidRPr="00824F8A">
              <w:rPr>
                <w:rFonts w:ascii="Times New Roman" w:hAnsi="Times New Roman" w:cs="Times New Roman"/>
                <w:noProof/>
                <w:webHidden/>
                <w:sz w:val="24"/>
                <w:szCs w:val="24"/>
              </w:rPr>
              <w:fldChar w:fldCharType="begin"/>
            </w:r>
            <w:r w:rsidR="00824F8A" w:rsidRPr="00824F8A">
              <w:rPr>
                <w:rFonts w:ascii="Times New Roman" w:hAnsi="Times New Roman" w:cs="Times New Roman"/>
                <w:noProof/>
                <w:webHidden/>
                <w:sz w:val="24"/>
                <w:szCs w:val="24"/>
              </w:rPr>
              <w:instrText xml:space="preserve"> PAGEREF _Toc523213598 \h </w:instrText>
            </w:r>
            <w:r w:rsidR="00824F8A" w:rsidRPr="00824F8A">
              <w:rPr>
                <w:rFonts w:ascii="Times New Roman" w:hAnsi="Times New Roman" w:cs="Times New Roman"/>
                <w:noProof/>
                <w:webHidden/>
                <w:sz w:val="24"/>
                <w:szCs w:val="24"/>
              </w:rPr>
            </w:r>
            <w:r w:rsidR="00824F8A" w:rsidRPr="00824F8A">
              <w:rPr>
                <w:rFonts w:ascii="Times New Roman" w:hAnsi="Times New Roman" w:cs="Times New Roman"/>
                <w:noProof/>
                <w:webHidden/>
                <w:sz w:val="24"/>
                <w:szCs w:val="24"/>
              </w:rPr>
              <w:fldChar w:fldCharType="separate"/>
            </w:r>
            <w:r w:rsidR="00824F8A" w:rsidRPr="00824F8A">
              <w:rPr>
                <w:rFonts w:ascii="Times New Roman" w:hAnsi="Times New Roman" w:cs="Times New Roman"/>
                <w:noProof/>
                <w:webHidden/>
                <w:sz w:val="24"/>
                <w:szCs w:val="24"/>
              </w:rPr>
              <w:t>20</w:t>
            </w:r>
            <w:r w:rsidR="00824F8A" w:rsidRPr="00824F8A">
              <w:rPr>
                <w:rFonts w:ascii="Times New Roman" w:hAnsi="Times New Roman" w:cs="Times New Roman"/>
                <w:noProof/>
                <w:webHidden/>
                <w:sz w:val="24"/>
                <w:szCs w:val="24"/>
              </w:rPr>
              <w:fldChar w:fldCharType="end"/>
            </w:r>
          </w:hyperlink>
        </w:p>
        <w:p w:rsidR="00E33436" w:rsidRDefault="00E33436">
          <w:r w:rsidRPr="00824F8A">
            <w:rPr>
              <w:rFonts w:ascii="Times New Roman" w:hAnsi="Times New Roman" w:cs="Times New Roman"/>
              <w:b/>
              <w:bCs/>
              <w:noProof/>
              <w:sz w:val="24"/>
              <w:szCs w:val="24"/>
            </w:rPr>
            <w:fldChar w:fldCharType="end"/>
          </w:r>
        </w:p>
      </w:sdtContent>
    </w:sdt>
    <w:p w:rsidR="008113FA" w:rsidRDefault="008113FA" w:rsidP="00D81A10">
      <w:pPr>
        <w:spacing w:line="360" w:lineRule="auto"/>
        <w:jc w:val="center"/>
        <w:rPr>
          <w:rFonts w:ascii="Times New Roman" w:hAnsi="Times New Roman"/>
          <w:b/>
          <w:sz w:val="28"/>
          <w:szCs w:val="28"/>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824F8A" w:rsidRDefault="00824F8A" w:rsidP="00D81A10">
      <w:pPr>
        <w:spacing w:line="360" w:lineRule="auto"/>
        <w:rPr>
          <w:rFonts w:ascii="Times New Roman" w:hAnsi="Times New Roman"/>
          <w:sz w:val="40"/>
          <w:szCs w:val="40"/>
        </w:rPr>
      </w:pPr>
    </w:p>
    <w:p w:rsidR="003C347C" w:rsidRDefault="003C347C" w:rsidP="00D81A10">
      <w:pPr>
        <w:spacing w:line="360" w:lineRule="auto"/>
        <w:rPr>
          <w:rFonts w:ascii="Times New Roman" w:hAnsi="Times New Roman"/>
          <w:sz w:val="40"/>
          <w:szCs w:val="40"/>
        </w:rPr>
      </w:pPr>
    </w:p>
    <w:p w:rsidR="0049671B" w:rsidRPr="0049671B" w:rsidRDefault="0049671B" w:rsidP="00D81A10">
      <w:pPr>
        <w:spacing w:line="360" w:lineRule="auto"/>
        <w:rPr>
          <w:rFonts w:ascii="Times New Roman" w:hAnsi="Times New Roman"/>
          <w:sz w:val="28"/>
          <w:szCs w:val="28"/>
        </w:rPr>
      </w:pPr>
    </w:p>
    <w:p w:rsidR="007E3D52" w:rsidRDefault="007E3D52" w:rsidP="00D81A10">
      <w:pPr>
        <w:spacing w:line="360" w:lineRule="auto"/>
        <w:jc w:val="center"/>
        <w:rPr>
          <w:rFonts w:ascii="Times New Roman" w:hAnsi="Times New Roman"/>
          <w:b/>
          <w:sz w:val="28"/>
          <w:szCs w:val="28"/>
        </w:rPr>
      </w:pPr>
      <w:r>
        <w:rPr>
          <w:rFonts w:ascii="Times New Roman" w:hAnsi="Times New Roman"/>
          <w:b/>
          <w:sz w:val="28"/>
          <w:szCs w:val="28"/>
        </w:rPr>
        <w:t>List of Figures</w:t>
      </w: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527854" w:rsidRDefault="00527854" w:rsidP="00D81A10">
      <w:pPr>
        <w:spacing w:line="360" w:lineRule="auto"/>
        <w:rPr>
          <w:rFonts w:ascii="Times New Roman" w:hAnsi="Times New Roman"/>
          <w:sz w:val="40"/>
          <w:szCs w:val="40"/>
        </w:rPr>
      </w:pPr>
    </w:p>
    <w:p w:rsidR="00527854" w:rsidRDefault="00527854" w:rsidP="00D81A10">
      <w:pPr>
        <w:spacing w:line="360" w:lineRule="auto"/>
        <w:rPr>
          <w:rFonts w:ascii="Times New Roman" w:hAnsi="Times New Roman"/>
          <w:sz w:val="40"/>
          <w:szCs w:val="40"/>
        </w:rPr>
      </w:pPr>
    </w:p>
    <w:p w:rsidR="00527854" w:rsidRDefault="00527854" w:rsidP="00D81A10">
      <w:pPr>
        <w:spacing w:line="360" w:lineRule="auto"/>
        <w:rPr>
          <w:rFonts w:ascii="Times New Roman" w:hAnsi="Times New Roman"/>
          <w:sz w:val="40"/>
          <w:szCs w:val="40"/>
        </w:rPr>
      </w:pPr>
    </w:p>
    <w:p w:rsidR="003B3F57" w:rsidRPr="003B3F57" w:rsidRDefault="003B3F57" w:rsidP="00D81A10">
      <w:pPr>
        <w:spacing w:line="360" w:lineRule="auto"/>
        <w:rPr>
          <w:rFonts w:ascii="Times New Roman" w:hAnsi="Times New Roman"/>
          <w:sz w:val="28"/>
          <w:szCs w:val="28"/>
        </w:rPr>
      </w:pPr>
    </w:p>
    <w:p w:rsidR="00567DD9" w:rsidRDefault="00567DD9" w:rsidP="00D81A10">
      <w:pPr>
        <w:spacing w:line="360" w:lineRule="auto"/>
        <w:jc w:val="center"/>
        <w:rPr>
          <w:rFonts w:ascii="Times New Roman" w:hAnsi="Times New Roman"/>
          <w:b/>
          <w:sz w:val="28"/>
          <w:szCs w:val="28"/>
        </w:rPr>
      </w:pPr>
      <w:r>
        <w:rPr>
          <w:rFonts w:ascii="Times New Roman" w:hAnsi="Times New Roman"/>
          <w:b/>
          <w:sz w:val="28"/>
          <w:szCs w:val="28"/>
        </w:rPr>
        <w:t>List of Tables</w:t>
      </w:r>
    </w:p>
    <w:p w:rsidR="00567DD9" w:rsidRDefault="00567DD9"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E33436" w:rsidRDefault="00E33436" w:rsidP="00E33436">
      <w:pPr>
        <w:spacing w:line="360" w:lineRule="auto"/>
        <w:rPr>
          <w:rFonts w:ascii="Times New Roman" w:hAnsi="Times New Roman"/>
          <w:sz w:val="40"/>
          <w:szCs w:val="40"/>
        </w:rPr>
        <w:sectPr w:rsidR="00E33436" w:rsidSect="00E33436">
          <w:footerReference w:type="default" r:id="rId9"/>
          <w:footerReference w:type="first" r:id="rId10"/>
          <w:pgSz w:w="12240" w:h="15840"/>
          <w:pgMar w:top="1440" w:right="1440" w:bottom="1440" w:left="1440" w:header="720" w:footer="720" w:gutter="0"/>
          <w:pgNumType w:fmt="lowerRoman"/>
          <w:cols w:space="720"/>
          <w:docGrid w:linePitch="360"/>
        </w:sectPr>
      </w:pPr>
    </w:p>
    <w:p w:rsidR="005430F7" w:rsidRPr="00824F8A" w:rsidRDefault="005430F7" w:rsidP="00E33436">
      <w:pPr>
        <w:spacing w:line="360" w:lineRule="auto"/>
        <w:rPr>
          <w:rFonts w:ascii="Times New Roman" w:hAnsi="Times New Roman"/>
          <w:sz w:val="24"/>
          <w:szCs w:val="24"/>
        </w:rPr>
      </w:pPr>
    </w:p>
    <w:p w:rsidR="00786FFC" w:rsidRDefault="00786FFC" w:rsidP="009E79FA">
      <w:pPr>
        <w:pStyle w:val="Heading1"/>
      </w:pPr>
      <w:bookmarkStart w:id="36" w:name="_Toc523213558"/>
      <w:r>
        <w:t>Chapter 1: Introduction</w:t>
      </w:r>
      <w:bookmarkEnd w:id="36"/>
    </w:p>
    <w:p w:rsidR="007169A0" w:rsidRPr="00765E88" w:rsidRDefault="007169A0" w:rsidP="00E66656">
      <w:pPr>
        <w:pStyle w:val="Heading2"/>
      </w:pPr>
      <w:bookmarkStart w:id="37" w:name="_Toc523213559"/>
      <w:r w:rsidRPr="00765E88">
        <w:t>Background</w:t>
      </w:r>
      <w:bookmarkEnd w:id="37"/>
    </w:p>
    <w:p w:rsidR="00D75282" w:rsidRDefault="00D75282" w:rsidP="003239B1">
      <w:pPr>
        <w:autoSpaceDE w:val="0"/>
        <w:autoSpaceDN w:val="0"/>
        <w:adjustRightInd w:val="0"/>
        <w:spacing w:after="0" w:line="360" w:lineRule="auto"/>
        <w:rPr>
          <w:ins w:id="38" w:author="Sharon Kaari" w:date="2018-08-29T10:33:00Z"/>
          <w:rFonts w:ascii="Times New Roman" w:hAnsi="Times New Roman" w:cs="Times New Roman"/>
          <w:sz w:val="24"/>
          <w:szCs w:val="24"/>
          <w:lang w:val="en-GB"/>
        </w:rPr>
      </w:pPr>
      <w:bookmarkStart w:id="39" w:name="_Hlk522961704"/>
      <w:ins w:id="40" w:author="Sharon Kaari" w:date="2018-08-29T10:33:00Z">
        <w:r>
          <w:rPr>
            <w:rFonts w:ascii="Times New Roman" w:hAnsi="Times New Roman" w:cs="Times New Roman"/>
            <w:sz w:val="24"/>
            <w:szCs w:val="24"/>
            <w:lang w:val="en-GB"/>
          </w:rPr>
          <w:t xml:space="preserve">Formatting: Alignment </w:t>
        </w:r>
      </w:ins>
    </w:p>
    <w:p w:rsidR="007169A0" w:rsidRPr="003239B1" w:rsidRDefault="00D75282" w:rsidP="003239B1">
      <w:pPr>
        <w:autoSpaceDE w:val="0"/>
        <w:autoSpaceDN w:val="0"/>
        <w:adjustRightInd w:val="0"/>
        <w:spacing w:after="0" w:line="360" w:lineRule="auto"/>
        <w:rPr>
          <w:rFonts w:ascii="Times New Roman" w:hAnsi="Times New Roman" w:cs="Times New Roman"/>
          <w:sz w:val="24"/>
          <w:szCs w:val="24"/>
          <w:lang w:val="en-GB"/>
        </w:rPr>
      </w:pPr>
      <w:ins w:id="41" w:author="Sharon Kaari" w:date="2018-08-29T10:33:00Z">
        <w:r>
          <w:rPr>
            <w:rFonts w:ascii="Times New Roman" w:hAnsi="Times New Roman" w:cs="Times New Roman"/>
            <w:sz w:val="24"/>
            <w:szCs w:val="24"/>
            <w:lang w:val="en-GB"/>
          </w:rPr>
          <w:t xml:space="preserve">Current 8-4-4 curriculum includes a number of science subjects like Chemistry, Biology and Physics. </w:t>
        </w:r>
      </w:ins>
      <w:r w:rsidR="002B4309">
        <w:rPr>
          <w:rFonts w:ascii="Times New Roman" w:hAnsi="Times New Roman" w:cs="Times New Roman"/>
          <w:sz w:val="24"/>
          <w:szCs w:val="24"/>
          <w:lang w:val="en-GB"/>
        </w:rPr>
        <w:t xml:space="preserve">In </w:t>
      </w:r>
      <w:ins w:id="42" w:author="Sharon Kaari" w:date="2018-08-29T10:34:00Z">
        <w:r>
          <w:rPr>
            <w:rFonts w:ascii="Times New Roman" w:hAnsi="Times New Roman" w:cs="Times New Roman"/>
            <w:sz w:val="24"/>
            <w:szCs w:val="24"/>
            <w:lang w:val="en-GB"/>
          </w:rPr>
          <w:t xml:space="preserve">these </w:t>
        </w:r>
      </w:ins>
      <w:r w:rsidR="002B4309">
        <w:rPr>
          <w:rFonts w:ascii="Times New Roman" w:hAnsi="Times New Roman" w:cs="Times New Roman"/>
          <w:sz w:val="24"/>
          <w:szCs w:val="24"/>
          <w:lang w:val="en-GB"/>
        </w:rPr>
        <w:t xml:space="preserve">science subjects, laboratories perform an important role in students’ learning enhancement, particularly in Chemistry education </w:t>
      </w:r>
      <w:r w:rsidR="002B4309">
        <w:rPr>
          <w:rFonts w:ascii="Times New Roman" w:hAnsi="Times New Roman" w:cs="Times New Roman"/>
          <w:sz w:val="24"/>
          <w:szCs w:val="24"/>
          <w:lang w:val="en-GB"/>
        </w:rPr>
        <w:fldChar w:fldCharType="begin"/>
      </w:r>
      <w:r w:rsidR="002B4309">
        <w:rPr>
          <w:rFonts w:ascii="Times New Roman" w:hAnsi="Times New Roman" w:cs="Times New Roman"/>
          <w:sz w:val="24"/>
          <w:szCs w:val="24"/>
          <w:lang w:val="en-GB"/>
        </w:rPr>
        <w:instrText xml:space="preserve"> ADDIN ZOTERO_ITEM CSL_CITATION {"citationID":"BPc09KHm","properties":{"formattedCitation":"(Josephsen &amp; Kristensen, 2006)","plainCitation":"(Josephsen &amp; Kristensen, 2006)","noteIndex":0},"citationItems":[{"id":40,"uris":["http://zotero.org/users/local/uJrdoVkz/items/S57H8NQG"],"uri":["http://zotero.org/users/local/uJrdoVkz/items/S57H8NQG"],"itemData":{"id":40,"type":"article-journal","title":"Simulation of laboratory assignments to support students’ learning of introductory inorganic chemistry","container-title":"Chemistry education research and practice","page":"266–279","volume":"7","issue":"4","source":"Google Scholar","author":[{"family":"Josephsen","given":"Jens"},{"family":"Kristensen","given":"Agnieszka Kosminska"}],"issued":{"date-parts":[["2006"]]}}}],"schema":"https://github.com/citation-style-language/schema/raw/master/csl-citation.json"} </w:instrText>
      </w:r>
      <w:r w:rsidR="002B4309">
        <w:rPr>
          <w:rFonts w:ascii="Times New Roman" w:hAnsi="Times New Roman" w:cs="Times New Roman"/>
          <w:sz w:val="24"/>
          <w:szCs w:val="24"/>
          <w:lang w:val="en-GB"/>
        </w:rPr>
        <w:fldChar w:fldCharType="separate"/>
      </w:r>
      <w:r w:rsidR="002B4309" w:rsidRPr="002B4309">
        <w:rPr>
          <w:rFonts w:ascii="Times New Roman" w:hAnsi="Times New Roman" w:cs="Times New Roman"/>
          <w:sz w:val="24"/>
        </w:rPr>
        <w:t>(Josephsen &amp; Kristensen, 2006)</w:t>
      </w:r>
      <w:r w:rsidR="002B4309">
        <w:rPr>
          <w:rFonts w:ascii="Times New Roman" w:hAnsi="Times New Roman" w:cs="Times New Roman"/>
          <w:sz w:val="24"/>
          <w:szCs w:val="24"/>
          <w:lang w:val="en-GB"/>
        </w:rPr>
        <w:fldChar w:fldCharType="end"/>
      </w:r>
      <w:r w:rsidR="002B4309">
        <w:rPr>
          <w:rFonts w:ascii="Times New Roman" w:hAnsi="Times New Roman" w:cs="Times New Roman"/>
          <w:sz w:val="24"/>
          <w:szCs w:val="24"/>
          <w:lang w:val="en-GB"/>
        </w:rPr>
        <w:t xml:space="preserve">. Students take more interest in learning by performing and observing the experiments in the Chemistry </w:t>
      </w:r>
      <w:proofErr w:type="gramStart"/>
      <w:r w:rsidR="002B4309">
        <w:rPr>
          <w:rFonts w:ascii="Times New Roman" w:hAnsi="Times New Roman" w:cs="Times New Roman"/>
          <w:sz w:val="24"/>
          <w:szCs w:val="24"/>
          <w:lang w:val="en-GB"/>
        </w:rPr>
        <w:t>laboratory which</w:t>
      </w:r>
      <w:proofErr w:type="gramEnd"/>
      <w:r w:rsidR="002B4309">
        <w:rPr>
          <w:rFonts w:ascii="Times New Roman" w:hAnsi="Times New Roman" w:cs="Times New Roman"/>
          <w:sz w:val="24"/>
          <w:szCs w:val="24"/>
          <w:lang w:val="en-GB"/>
        </w:rPr>
        <w:t xml:space="preserve"> improve and consolidate their learning. </w:t>
      </w:r>
      <w:r w:rsidR="007169A0" w:rsidRPr="003239B1">
        <w:rPr>
          <w:rFonts w:ascii="Times New Roman" w:hAnsi="Times New Roman" w:cs="Times New Roman"/>
          <w:sz w:val="24"/>
          <w:szCs w:val="24"/>
          <w:lang w:val="en-GB"/>
        </w:rPr>
        <w:t xml:space="preserve">The conduction of laboratory </w:t>
      </w:r>
      <w:proofErr w:type="spellStart"/>
      <w:r w:rsidR="007169A0" w:rsidRPr="003239B1">
        <w:rPr>
          <w:rFonts w:ascii="Times New Roman" w:hAnsi="Times New Roman" w:cs="Times New Roman"/>
          <w:sz w:val="24"/>
          <w:szCs w:val="24"/>
        </w:rPr>
        <w:t>practicals</w:t>
      </w:r>
      <w:proofErr w:type="spellEnd"/>
      <w:r w:rsidR="007169A0" w:rsidRPr="003239B1">
        <w:rPr>
          <w:rFonts w:ascii="Times New Roman" w:hAnsi="Times New Roman" w:cs="Times New Roman"/>
          <w:sz w:val="24"/>
          <w:szCs w:val="24"/>
          <w:lang w:val="en-GB"/>
        </w:rPr>
        <w:t>, especially in Kenyan High Schools,</w:t>
      </w:r>
      <w:r w:rsidR="007169A0" w:rsidRPr="003239B1">
        <w:rPr>
          <w:rFonts w:ascii="Arial" w:hAnsi="Arial" w:cs="Arial"/>
          <w:color w:val="545454"/>
          <w:shd w:val="clear" w:color="auto" w:fill="FFFFFF"/>
        </w:rPr>
        <w:t> </w:t>
      </w:r>
      <w:r w:rsidR="007169A0" w:rsidRPr="003239B1">
        <w:rPr>
          <w:rFonts w:ascii="Times New Roman" w:hAnsi="Times New Roman" w:cs="Times New Roman"/>
          <w:sz w:val="24"/>
          <w:szCs w:val="24"/>
          <w:lang w:val="en-GB"/>
        </w:rPr>
        <w:t>has traditionally been confined to the school environment specifically, inside a laboratory. The laboratory equipment is also confined from the students. Students are theref</w:t>
      </w:r>
      <w:r w:rsidR="002B4309">
        <w:rPr>
          <w:rFonts w:ascii="Times New Roman" w:hAnsi="Times New Roman" w:cs="Times New Roman"/>
          <w:sz w:val="24"/>
          <w:szCs w:val="24"/>
          <w:lang w:val="en-GB"/>
        </w:rPr>
        <w:t>ore denied the chance to practic</w:t>
      </w:r>
      <w:r w:rsidR="007169A0" w:rsidRPr="003239B1">
        <w:rPr>
          <w:rFonts w:ascii="Times New Roman" w:hAnsi="Times New Roman" w:cs="Times New Roman"/>
          <w:sz w:val="24"/>
          <w:szCs w:val="24"/>
          <w:lang w:val="en-GB"/>
        </w:rPr>
        <w:t xml:space="preserve">e performing experiments on their own despite laboratory </w:t>
      </w:r>
      <w:proofErr w:type="spellStart"/>
      <w:r w:rsidR="007169A0" w:rsidRPr="003239B1">
        <w:rPr>
          <w:rFonts w:ascii="Times New Roman" w:hAnsi="Times New Roman" w:cs="Times New Roman"/>
          <w:sz w:val="24"/>
          <w:szCs w:val="24"/>
        </w:rPr>
        <w:t>practicals</w:t>
      </w:r>
      <w:proofErr w:type="spellEnd"/>
      <w:r w:rsidR="007169A0" w:rsidRPr="003239B1">
        <w:rPr>
          <w:rFonts w:ascii="Times New Roman" w:hAnsi="Times New Roman" w:cs="Times New Roman"/>
          <w:sz w:val="24"/>
          <w:szCs w:val="24"/>
          <w:lang w:val="en-GB"/>
        </w:rPr>
        <w:t xml:space="preserve"> having a central role in their performance.</w:t>
      </w:r>
      <w:r w:rsidR="002B4309">
        <w:rPr>
          <w:rFonts w:ascii="Times New Roman" w:hAnsi="Times New Roman" w:cs="Times New Roman"/>
          <w:sz w:val="24"/>
          <w:szCs w:val="24"/>
          <w:lang w:val="en-GB"/>
        </w:rPr>
        <w:t xml:space="preserve"> </w:t>
      </w:r>
    </w:p>
    <w:bookmarkEnd w:id="39"/>
    <w:p w:rsidR="007169A0" w:rsidRDefault="00D75282" w:rsidP="00920602">
      <w:pPr>
        <w:pStyle w:val="ListParagraph"/>
        <w:autoSpaceDE w:val="0"/>
        <w:autoSpaceDN w:val="0"/>
        <w:adjustRightInd w:val="0"/>
        <w:spacing w:after="0" w:line="360" w:lineRule="auto"/>
        <w:ind w:left="420"/>
        <w:rPr>
          <w:ins w:id="43" w:author="Sharon Kaari" w:date="2018-08-29T10:38:00Z"/>
          <w:rFonts w:ascii="Times New Roman" w:hAnsi="Times New Roman" w:cs="Times New Roman"/>
          <w:sz w:val="24"/>
          <w:szCs w:val="24"/>
          <w:lang w:val="en-GB"/>
        </w:rPr>
      </w:pPr>
      <w:ins w:id="44" w:author="Sharon Kaari" w:date="2018-08-29T10:37:00Z">
        <w:r>
          <w:rPr>
            <w:rFonts w:ascii="Times New Roman" w:hAnsi="Times New Roman" w:cs="Times New Roman"/>
            <w:sz w:val="24"/>
            <w:szCs w:val="24"/>
            <w:lang w:val="en-GB"/>
          </w:rPr>
          <w:t xml:space="preserve">The background should be an introduction to the problem area. Should not have a </w:t>
        </w:r>
        <w:proofErr w:type="spellStart"/>
        <w:r>
          <w:rPr>
            <w:rFonts w:ascii="Times New Roman" w:hAnsi="Times New Roman" w:cs="Times New Roman"/>
            <w:sz w:val="24"/>
            <w:szCs w:val="24"/>
            <w:lang w:val="en-GB"/>
          </w:rPr>
          <w:t>decription</w:t>
        </w:r>
        <w:proofErr w:type="spellEnd"/>
        <w:r>
          <w:rPr>
            <w:rFonts w:ascii="Times New Roman" w:hAnsi="Times New Roman" w:cs="Times New Roman"/>
            <w:sz w:val="24"/>
            <w:szCs w:val="24"/>
            <w:lang w:val="en-GB"/>
          </w:rPr>
          <w:t xml:space="preserve"> of the </w:t>
        </w:r>
        <w:proofErr w:type="gramStart"/>
        <w:r>
          <w:rPr>
            <w:rFonts w:ascii="Times New Roman" w:hAnsi="Times New Roman" w:cs="Times New Roman"/>
            <w:sz w:val="24"/>
            <w:szCs w:val="24"/>
            <w:lang w:val="en-GB"/>
          </w:rPr>
          <w:t>problem(</w:t>
        </w:r>
        <w:proofErr w:type="gramEnd"/>
        <w:r>
          <w:rPr>
            <w:rFonts w:ascii="Times New Roman" w:hAnsi="Times New Roman" w:cs="Times New Roman"/>
            <w:sz w:val="24"/>
            <w:szCs w:val="24"/>
            <w:lang w:val="en-GB"/>
          </w:rPr>
          <w:t>goes to problem statement) or description of the solution(goes to conceptual framework)</w:t>
        </w:r>
      </w:ins>
    </w:p>
    <w:p w:rsidR="00D75282" w:rsidRDefault="00D75282"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ins w:id="45" w:author="Sharon Kaari" w:date="2018-08-29T10:38:00Z">
        <w:r>
          <w:rPr>
            <w:rFonts w:ascii="Times New Roman" w:hAnsi="Times New Roman" w:cs="Times New Roman"/>
            <w:sz w:val="24"/>
            <w:szCs w:val="24"/>
            <w:lang w:val="en-GB"/>
          </w:rPr>
          <w:t xml:space="preserve">Introduction in this case could </w:t>
        </w:r>
        <w:proofErr w:type="gramStart"/>
        <w:r>
          <w:rPr>
            <w:rFonts w:ascii="Times New Roman" w:hAnsi="Times New Roman" w:cs="Times New Roman"/>
            <w:sz w:val="24"/>
            <w:szCs w:val="24"/>
            <w:lang w:val="en-GB"/>
          </w:rPr>
          <w:t>be:</w:t>
        </w:r>
        <w:proofErr w:type="gramEnd"/>
        <w:r>
          <w:rPr>
            <w:rFonts w:ascii="Times New Roman" w:hAnsi="Times New Roman" w:cs="Times New Roman"/>
            <w:sz w:val="24"/>
            <w:szCs w:val="24"/>
            <w:lang w:val="en-GB"/>
          </w:rPr>
          <w:t xml:space="preserve"> 8-4-4 curriculum, importance of science, importance of labs and how the current labs are handled. </w:t>
        </w:r>
      </w:ins>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del w:id="46" w:author="Sharon Kaari" w:date="2018-08-29T10:38:00Z">
        <w:r w:rsidRPr="003239B1" w:rsidDel="008611F9">
          <w:rPr>
            <w:rFonts w:ascii="Times New Roman" w:hAnsi="Times New Roman" w:cs="Times New Roman"/>
            <w:sz w:val="24"/>
            <w:szCs w:val="24"/>
            <w:lang w:val="en-GB"/>
          </w:rPr>
          <w:delText xml:space="preserve">High School students also find it difficult to revise and practice how to conduct Chemistry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xml:space="preserve"> especially when they are away from school or are not in access of a laboratory. The chemicals and equipment used in these experiments are sometimes too expensive for the schools to afford purchasing them for an entire classroom. Some schools also lack spacious laboratories that could accommodate a high number of students, thus some students end up missing on some vital aspects of the experiments. It is also a daunting task for the teachers to keep track of their students and be able to identify the ones who are good in the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xml:space="preserve"> from the ones who are weak since most of the time the practical equipment is shared.</w:delText>
        </w:r>
      </w:del>
      <w:ins w:id="47" w:author="Sharon Kaari" w:date="2018-08-29T10:38:00Z">
        <w:r w:rsidR="008611F9">
          <w:rPr>
            <w:rFonts w:ascii="Times New Roman" w:hAnsi="Times New Roman" w:cs="Times New Roman"/>
            <w:sz w:val="24"/>
            <w:szCs w:val="24"/>
            <w:lang w:val="en-GB"/>
          </w:rPr>
          <w:t xml:space="preserve"> Describes problem should not be here</w:t>
        </w:r>
      </w:ins>
    </w:p>
    <w:p w:rsidR="007169A0"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r w:rsidRPr="003239B1">
        <w:rPr>
          <w:rFonts w:ascii="Times New Roman" w:hAnsi="Times New Roman" w:cs="Times New Roman"/>
          <w:sz w:val="24"/>
          <w:szCs w:val="24"/>
          <w:lang w:val="en-GB"/>
        </w:rPr>
        <w:t xml:space="preserve">The current lab sessions have a tutor-led introduction and practical demonstration of the procedures to be carried out. Students are then assigned to small groups to work in at various </w:t>
      </w:r>
      <w:r w:rsidRPr="003239B1">
        <w:rPr>
          <w:rFonts w:ascii="Times New Roman" w:hAnsi="Times New Roman" w:cs="Times New Roman"/>
          <w:sz w:val="24"/>
          <w:szCs w:val="24"/>
          <w:lang w:val="en-GB"/>
        </w:rPr>
        <w:lastRenderedPageBreak/>
        <w:t>workstations with the guide of practical workbooks. Ideally, the tutor’s subsequent support would be light-touch. Unfortunately, the students are likely to be disengaged from the demonstrations and struggle with the procedures even when given the instructions in their workbooks.</w:t>
      </w:r>
      <w:ins w:id="48" w:author="Sharon Kaari" w:date="2018-08-29T10:40:00Z">
        <w:r w:rsidR="008611F9">
          <w:rPr>
            <w:rFonts w:ascii="Times New Roman" w:hAnsi="Times New Roman" w:cs="Times New Roman"/>
            <w:sz w:val="24"/>
            <w:szCs w:val="24"/>
            <w:lang w:val="en-GB"/>
          </w:rPr>
          <w:t xml:space="preserve"> Include citations</w:t>
        </w:r>
      </w:ins>
    </w:p>
    <w:p w:rsidR="007169A0"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r w:rsidRPr="003239B1">
        <w:rPr>
          <w:rFonts w:ascii="Times New Roman" w:hAnsi="Times New Roman" w:cs="Times New Roman"/>
          <w:sz w:val="24"/>
          <w:szCs w:val="24"/>
          <w:lang w:val="en-GB"/>
        </w:rPr>
        <w:t xml:space="preserve">All these challenges contribute to the average performance of students in Chemistry and the lack of enough practical skills in high school </w:t>
      </w:r>
      <w:proofErr w:type="spellStart"/>
      <w:r w:rsidRPr="003239B1">
        <w:rPr>
          <w:rFonts w:ascii="Times New Roman" w:hAnsi="Times New Roman" w:cs="Times New Roman"/>
          <w:sz w:val="24"/>
          <w:szCs w:val="24"/>
          <w:lang w:val="en-GB"/>
        </w:rPr>
        <w:t>graduates.</w:t>
      </w:r>
      <w:del w:id="49" w:author="Sharon Kaari" w:date="2018-08-29T10:36:00Z">
        <w:r w:rsidRPr="003239B1" w:rsidDel="00D75282">
          <w:rPr>
            <w:rFonts w:ascii="Times New Roman" w:hAnsi="Times New Roman" w:cs="Times New Roman"/>
            <w:sz w:val="24"/>
            <w:szCs w:val="24"/>
            <w:lang w:val="en-GB"/>
          </w:rPr>
          <w:delText xml:space="preserve"> This is as reported by the daily nation based on the KCSE results of the last four years</w:delText>
        </w:r>
      </w:del>
      <w:proofErr w:type="gramStart"/>
      <w:ins w:id="50" w:author="Sharon Kaari" w:date="2018-08-29T10:36:00Z">
        <w:r w:rsidR="00D75282">
          <w:rPr>
            <w:rFonts w:ascii="Times New Roman" w:hAnsi="Times New Roman" w:cs="Times New Roman"/>
            <w:sz w:val="24"/>
            <w:szCs w:val="24"/>
            <w:lang w:val="en-GB"/>
          </w:rPr>
          <w:t>not</w:t>
        </w:r>
        <w:proofErr w:type="spellEnd"/>
        <w:proofErr w:type="gramEnd"/>
        <w:r w:rsidR="00D75282">
          <w:rPr>
            <w:rFonts w:ascii="Times New Roman" w:hAnsi="Times New Roman" w:cs="Times New Roman"/>
            <w:sz w:val="24"/>
            <w:szCs w:val="24"/>
            <w:lang w:val="en-GB"/>
          </w:rPr>
          <w:t xml:space="preserve"> APA</w:t>
        </w:r>
      </w:ins>
      <w:r w:rsidRPr="003239B1">
        <w:rPr>
          <w:rFonts w:ascii="Times New Roman" w:hAnsi="Times New Roman" w:cs="Times New Roman"/>
          <w:sz w:val="24"/>
          <w:szCs w:val="24"/>
          <w:lang w:val="en-GB"/>
        </w:rPr>
        <w:t xml:space="preserve">. There is no current system in Kenya that can simulate the lab processes as conducted in accordance to the Kenyan education system. This is likely to improve the student learning and the staff experience by allowing more time for </w:t>
      </w:r>
      <w:proofErr w:type="gramStart"/>
      <w:r w:rsidRPr="003239B1">
        <w:rPr>
          <w:rFonts w:ascii="Times New Roman" w:hAnsi="Times New Roman" w:cs="Times New Roman"/>
          <w:sz w:val="24"/>
          <w:szCs w:val="24"/>
          <w:lang w:val="en-GB"/>
        </w:rPr>
        <w:t>higher level</w:t>
      </w:r>
      <w:proofErr w:type="gramEnd"/>
      <w:r w:rsidRPr="003239B1">
        <w:rPr>
          <w:rFonts w:ascii="Times New Roman" w:hAnsi="Times New Roman" w:cs="Times New Roman"/>
          <w:sz w:val="24"/>
          <w:szCs w:val="24"/>
          <w:lang w:val="en-GB"/>
        </w:rPr>
        <w:t xml:space="preserve"> interaction. The available IT approaches to learning are the use of </w:t>
      </w:r>
      <w:proofErr w:type="gramStart"/>
      <w:r w:rsidRPr="003239B1">
        <w:rPr>
          <w:rFonts w:ascii="Times New Roman" w:hAnsi="Times New Roman" w:cs="Times New Roman"/>
          <w:sz w:val="24"/>
          <w:szCs w:val="24"/>
          <w:lang w:val="en-GB"/>
        </w:rPr>
        <w:t>audio visual</w:t>
      </w:r>
      <w:proofErr w:type="gramEnd"/>
      <w:r w:rsidRPr="003239B1">
        <w:rPr>
          <w:rFonts w:ascii="Times New Roman" w:hAnsi="Times New Roman" w:cs="Times New Roman"/>
          <w:sz w:val="24"/>
          <w:szCs w:val="24"/>
          <w:lang w:val="en-GB"/>
        </w:rPr>
        <w:t xml:space="preserve"> equipment which have a limited success in impacting knowledge to the students since there is lack of hands on approach.</w:t>
      </w:r>
      <w:ins w:id="51" w:author="Sharon Kaari" w:date="2018-08-29T10:40:00Z">
        <w:r w:rsidR="008611F9">
          <w:rPr>
            <w:rFonts w:ascii="Times New Roman" w:hAnsi="Times New Roman" w:cs="Times New Roman"/>
            <w:sz w:val="24"/>
            <w:szCs w:val="24"/>
            <w:lang w:val="en-GB"/>
          </w:rPr>
          <w:t xml:space="preserve"> Include citations</w:t>
        </w:r>
      </w:ins>
    </w:p>
    <w:p w:rsidR="007169A0"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del w:id="52" w:author="Sharon Kaari" w:date="2018-08-29T10:39:00Z">
        <w:r w:rsidRPr="003239B1" w:rsidDel="008611F9">
          <w:rPr>
            <w:rFonts w:ascii="Times New Roman" w:hAnsi="Times New Roman" w:cs="Times New Roman"/>
            <w:sz w:val="24"/>
            <w:szCs w:val="24"/>
            <w:lang w:val="en-GB"/>
          </w:rPr>
          <w:delText>The proposed s</w:delText>
        </w:r>
        <w:r w:rsidR="00F94E97" w:rsidDel="008611F9">
          <w:rPr>
            <w:rFonts w:ascii="Times New Roman" w:hAnsi="Times New Roman" w:cs="Times New Roman"/>
            <w:sz w:val="24"/>
            <w:szCs w:val="24"/>
            <w:lang w:val="en-GB"/>
          </w:rPr>
          <w:delText>olution is to simulate all the C</w:delText>
        </w:r>
        <w:r w:rsidRPr="003239B1" w:rsidDel="008611F9">
          <w:rPr>
            <w:rFonts w:ascii="Times New Roman" w:hAnsi="Times New Roman" w:cs="Times New Roman"/>
            <w:sz w:val="24"/>
            <w:szCs w:val="24"/>
            <w:lang w:val="en-GB"/>
          </w:rPr>
          <w:delText xml:space="preserve">hemistry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xml:space="preserve"> in a web application that can be easily accessed by anyone interested in performing Chemistry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xml:space="preserve"> inline with the current education system in Kenya. The system will also enable teachers to keep track of their students and evaluate their performance in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This will also help in moving the learning system from the traditional supervised forced learning to student focused learning of procedures to enhance autonomous learning.</w:delText>
        </w:r>
      </w:del>
      <w:ins w:id="53" w:author="Sharon Kaari" w:date="2018-08-29T10:39:00Z">
        <w:r w:rsidR="008611F9">
          <w:rPr>
            <w:rFonts w:ascii="Times New Roman" w:hAnsi="Times New Roman" w:cs="Times New Roman"/>
            <w:sz w:val="24"/>
            <w:szCs w:val="24"/>
            <w:lang w:val="en-GB"/>
          </w:rPr>
          <w:t xml:space="preserve"> Discusses solution…should not be here</w:t>
        </w:r>
      </w:ins>
    </w:p>
    <w:p w:rsidR="007169A0" w:rsidDel="008611F9" w:rsidRDefault="007169A0" w:rsidP="00920602">
      <w:pPr>
        <w:pStyle w:val="ListParagraph"/>
        <w:autoSpaceDE w:val="0"/>
        <w:autoSpaceDN w:val="0"/>
        <w:adjustRightInd w:val="0"/>
        <w:spacing w:after="0" w:line="360" w:lineRule="auto"/>
        <w:ind w:left="420"/>
        <w:rPr>
          <w:del w:id="54" w:author="Sharon Kaari" w:date="2018-08-29T10:39:00Z"/>
          <w:rFonts w:ascii="Times New Roman" w:hAnsi="Times New Roman" w:cs="Times New Roman"/>
          <w:sz w:val="24"/>
          <w:szCs w:val="24"/>
          <w:lang w:val="en-GB"/>
        </w:rPr>
      </w:pPr>
    </w:p>
    <w:p w:rsidR="007169A0" w:rsidRPr="003239B1" w:rsidRDefault="007169A0" w:rsidP="00563C9F">
      <w:pPr>
        <w:autoSpaceDE w:val="0"/>
        <w:autoSpaceDN w:val="0"/>
        <w:adjustRightInd w:val="0"/>
        <w:spacing w:after="0" w:line="360" w:lineRule="auto"/>
        <w:rPr>
          <w:rFonts w:ascii="Times New Roman" w:hAnsi="Times New Roman" w:cs="Times New Roman"/>
          <w:sz w:val="24"/>
          <w:szCs w:val="24"/>
          <w:lang w:val="en-GB"/>
        </w:rPr>
      </w:pPr>
      <w:del w:id="55" w:author="Sharon Kaari" w:date="2018-08-29T10:39:00Z">
        <w:r w:rsidRPr="003239B1" w:rsidDel="008611F9">
          <w:rPr>
            <w:rFonts w:ascii="Times New Roman" w:hAnsi="Times New Roman" w:cs="Times New Roman"/>
            <w:sz w:val="24"/>
            <w:szCs w:val="24"/>
            <w:lang w:val="en-GB"/>
          </w:rPr>
          <w:delText xml:space="preserve">Most of the existing laboratory simulation systems are not inline with Kenya’s education system and the tutors cannot keep track their students to identify the ones who are weak in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Most of them are also not readily available since they are only accessible on a subscription basis. With the introduction of e-learning facilities in majority of Kenyan high schools, our proposed system will be easily accessible over the internet</w:delText>
        </w:r>
        <w:r w:rsidR="00563C9F" w:rsidDel="008611F9">
          <w:rPr>
            <w:rFonts w:ascii="Times New Roman" w:hAnsi="Times New Roman" w:cs="Times New Roman"/>
            <w:sz w:val="24"/>
            <w:szCs w:val="24"/>
            <w:lang w:val="en-GB"/>
          </w:rPr>
          <w:delText>.</w:delText>
        </w:r>
        <w:r w:rsidR="00563C9F" w:rsidRPr="00563C9F" w:rsidDel="008611F9">
          <w:delText xml:space="preserve"> </w:delText>
        </w:r>
        <w:r w:rsidR="00563C9F" w:rsidDel="008611F9">
          <w:rPr>
            <w:rFonts w:ascii="Times New Roman" w:hAnsi="Times New Roman" w:cs="Times New Roman"/>
            <w:sz w:val="24"/>
            <w:szCs w:val="24"/>
          </w:rPr>
          <w:delText xml:space="preserve">It </w:delText>
        </w:r>
        <w:r w:rsidR="00A20677" w:rsidDel="008611F9">
          <w:rPr>
            <w:rFonts w:ascii="Times New Roman" w:hAnsi="Times New Roman" w:cs="Times New Roman"/>
            <w:sz w:val="24"/>
            <w:szCs w:val="24"/>
          </w:rPr>
          <w:delText xml:space="preserve">is efficient </w:delText>
        </w:r>
        <w:r w:rsidR="00563C9F" w:rsidRPr="00563C9F" w:rsidDel="008611F9">
          <w:rPr>
            <w:rFonts w:ascii="Times New Roman" w:hAnsi="Times New Roman" w:cs="Times New Roman"/>
            <w:sz w:val="24"/>
            <w:szCs w:val="24"/>
            <w:lang w:val="en-GB"/>
          </w:rPr>
          <w:delText>for distance</w:delText>
        </w:r>
        <w:r w:rsidR="00563C9F" w:rsidDel="008611F9">
          <w:rPr>
            <w:rFonts w:ascii="Times New Roman" w:hAnsi="Times New Roman" w:cs="Times New Roman"/>
            <w:sz w:val="24"/>
            <w:szCs w:val="24"/>
            <w:lang w:val="en-GB"/>
          </w:rPr>
          <w:delText xml:space="preserve"> learning edu</w:delText>
        </w:r>
        <w:r w:rsidR="00563C9F" w:rsidRPr="00563C9F" w:rsidDel="008611F9">
          <w:rPr>
            <w:rFonts w:ascii="Times New Roman" w:hAnsi="Times New Roman" w:cs="Times New Roman"/>
            <w:sz w:val="24"/>
            <w:szCs w:val="24"/>
            <w:lang w:val="en-GB"/>
          </w:rPr>
          <w:delText xml:space="preserve">cation, because it can be used </w:delText>
        </w:r>
        <w:r w:rsidR="00563C9F" w:rsidDel="008611F9">
          <w:rPr>
            <w:rFonts w:ascii="Times New Roman" w:hAnsi="Times New Roman" w:cs="Times New Roman"/>
            <w:sz w:val="24"/>
            <w:szCs w:val="24"/>
            <w:lang w:val="en-GB"/>
          </w:rPr>
          <w:delText xml:space="preserve">in each place and each time for </w:delText>
        </w:r>
        <w:r w:rsidR="00563C9F" w:rsidRPr="00563C9F" w:rsidDel="008611F9">
          <w:rPr>
            <w:rFonts w:ascii="Times New Roman" w:hAnsi="Times New Roman" w:cs="Times New Roman"/>
            <w:sz w:val="24"/>
            <w:szCs w:val="24"/>
            <w:lang w:val="en-GB"/>
          </w:rPr>
          <w:delText>virtual experiment</w:delText>
        </w:r>
        <w:r w:rsidR="00A20677" w:rsidDel="008611F9">
          <w:rPr>
            <w:rFonts w:ascii="Times New Roman" w:hAnsi="Times New Roman" w:cs="Times New Roman"/>
            <w:sz w:val="24"/>
            <w:szCs w:val="24"/>
            <w:lang w:val="en-GB"/>
          </w:rPr>
          <w:delText>s</w:delText>
        </w:r>
        <w:r w:rsidR="00563C9F" w:rsidDel="008611F9">
          <w:rPr>
            <w:rFonts w:ascii="Times New Roman" w:hAnsi="Times New Roman" w:cs="Times New Roman"/>
            <w:sz w:val="24"/>
            <w:szCs w:val="24"/>
            <w:lang w:val="en-GB"/>
          </w:rPr>
          <w:delText xml:space="preserve"> </w:delText>
        </w:r>
        <w:r w:rsidR="00563C9F" w:rsidDel="008611F9">
          <w:rPr>
            <w:rFonts w:ascii="Times New Roman" w:hAnsi="Times New Roman" w:cs="Times New Roman"/>
            <w:sz w:val="24"/>
            <w:szCs w:val="24"/>
            <w:lang w:val="en-GB"/>
          </w:rPr>
          <w:fldChar w:fldCharType="begin"/>
        </w:r>
        <w:r w:rsidR="00563C9F" w:rsidDel="008611F9">
          <w:rPr>
            <w:rFonts w:ascii="Times New Roman" w:hAnsi="Times New Roman" w:cs="Times New Roman"/>
            <w:sz w:val="24"/>
            <w:szCs w:val="24"/>
            <w:lang w:val="en-GB"/>
          </w:rPr>
          <w:delInstrText xml:space="preserve"> ADDIN ZOTERO_ITEM CSL_CITATION {"citationID":"SeItQ44r","properties":{"formattedCitation":"(Jensen et al., 2004)","plainCitation":"(Jensen et al., 2004)","noteIndex":0},"citationItems":[{"id":37,"uris":["http://zotero.org/users/local/uJrdoVkz/items/XHYN6KQ4"],"uri":["http://zotero.org/users/local/uJrdoVkz/items/XHYN6KQ4"],"itemData":{"id":37,"type":"paper-conference","title":"Development of a virtual laboratory system for science education and the study of collaborative action","container-title":"EdMedia: World Conference on Educational Media and Technology","publisher":"Association for the Advancement of Computing in Education (AACE)","page":"2148–2153","source":"Google Scholar","author":[{"family":"Jensen","given":"Nils"},{"family":"Seipel","given":"Stefan"},{"family":"Voigt","given":"Gabriele","non-dropping-particle":"von"},{"family":"Raasch","given":"Siegfried"},{"family":"Olbrich","given":"Stephan"},{"family":"Nejdl","given":"Wolfgang"}],"issued":{"date-parts":[["2004"]]}}}],"schema":"https://github.com/citation-style-language/schema/raw/master/csl-citation.json"} </w:delInstrText>
        </w:r>
        <w:r w:rsidR="00563C9F" w:rsidDel="008611F9">
          <w:rPr>
            <w:rFonts w:ascii="Times New Roman" w:hAnsi="Times New Roman" w:cs="Times New Roman"/>
            <w:sz w:val="24"/>
            <w:szCs w:val="24"/>
            <w:lang w:val="en-GB"/>
          </w:rPr>
          <w:fldChar w:fldCharType="separate"/>
        </w:r>
        <w:r w:rsidR="00563C9F" w:rsidRPr="00563C9F" w:rsidDel="008611F9">
          <w:rPr>
            <w:rFonts w:ascii="Times New Roman" w:hAnsi="Times New Roman" w:cs="Times New Roman"/>
            <w:sz w:val="24"/>
          </w:rPr>
          <w:delText>(Jensen et al., 2004)</w:delText>
        </w:r>
        <w:r w:rsidR="00563C9F" w:rsidDel="008611F9">
          <w:rPr>
            <w:rFonts w:ascii="Times New Roman" w:hAnsi="Times New Roman" w:cs="Times New Roman"/>
            <w:sz w:val="24"/>
            <w:szCs w:val="24"/>
            <w:lang w:val="en-GB"/>
          </w:rPr>
          <w:fldChar w:fldCharType="end"/>
        </w:r>
        <w:r w:rsidRPr="003239B1" w:rsidDel="008611F9">
          <w:rPr>
            <w:rFonts w:ascii="Times New Roman" w:hAnsi="Times New Roman" w:cs="Times New Roman"/>
            <w:sz w:val="24"/>
            <w:szCs w:val="24"/>
            <w:lang w:val="en-GB"/>
          </w:rPr>
          <w:delText>. The schools will also minimize on the cost of acquiring chemicals and laboratory apparatus since the students can easily conduct the experiments virtually and the teachers will not have to worry about the misuse of chemicals.</w:delText>
        </w:r>
      </w:del>
      <w:ins w:id="56" w:author="Sharon Kaari" w:date="2018-08-29T10:39:00Z">
        <w:r w:rsidR="008611F9">
          <w:rPr>
            <w:rFonts w:ascii="Times New Roman" w:hAnsi="Times New Roman" w:cs="Times New Roman"/>
            <w:sz w:val="24"/>
            <w:szCs w:val="24"/>
            <w:lang w:val="en-GB"/>
          </w:rPr>
          <w:t xml:space="preserve">  Describes solution</w:t>
        </w:r>
      </w:ins>
    </w:p>
    <w:p w:rsidR="007169A0"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r w:rsidRPr="003239B1">
        <w:rPr>
          <w:rFonts w:ascii="Times New Roman" w:hAnsi="Times New Roman" w:cs="Times New Roman"/>
          <w:sz w:val="24"/>
          <w:szCs w:val="24"/>
          <w:lang w:val="en-GB"/>
        </w:rPr>
        <w:lastRenderedPageBreak/>
        <w:t xml:space="preserve">The introduction of </w:t>
      </w:r>
      <w:proofErr w:type="gramStart"/>
      <w:r w:rsidRPr="003239B1">
        <w:rPr>
          <w:rFonts w:ascii="Times New Roman" w:hAnsi="Times New Roman" w:cs="Times New Roman"/>
          <w:sz w:val="24"/>
          <w:szCs w:val="24"/>
          <w:lang w:val="en-GB"/>
        </w:rPr>
        <w:t>lab simulated</w:t>
      </w:r>
      <w:proofErr w:type="gramEnd"/>
      <w:r w:rsidRPr="003239B1">
        <w:rPr>
          <w:rFonts w:ascii="Times New Roman" w:hAnsi="Times New Roman" w:cs="Times New Roman"/>
          <w:sz w:val="24"/>
          <w:szCs w:val="24"/>
          <w:lang w:val="en-GB"/>
        </w:rPr>
        <w:t xml:space="preserve">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xml:space="preserve"> in the University of the West of England, Bristol, saw a massive improvement in the performance of the students in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The students claimed they could understand the topics</w:t>
      </w:r>
      <w:r w:rsidR="0078194D">
        <w:rPr>
          <w:rFonts w:ascii="Times New Roman" w:hAnsi="Times New Roman" w:cs="Times New Roman"/>
          <w:sz w:val="24"/>
          <w:szCs w:val="24"/>
          <w:lang w:val="en-GB"/>
        </w:rPr>
        <w:t xml:space="preserve"> better</w:t>
      </w:r>
      <w:r w:rsidRPr="003239B1">
        <w:rPr>
          <w:rFonts w:ascii="Times New Roman" w:hAnsi="Times New Roman" w:cs="Times New Roman"/>
          <w:sz w:val="24"/>
          <w:szCs w:val="24"/>
          <w:lang w:val="en-GB"/>
        </w:rPr>
        <w:t xml:space="preserve"> and the physical processes taking place during the experiments. A similar system with an added functionality of teacher supervision </w:t>
      </w:r>
      <w:proofErr w:type="gramStart"/>
      <w:r w:rsidRPr="003239B1">
        <w:rPr>
          <w:rFonts w:ascii="Times New Roman" w:hAnsi="Times New Roman" w:cs="Times New Roman"/>
          <w:sz w:val="24"/>
          <w:szCs w:val="24"/>
          <w:lang w:val="en-GB"/>
        </w:rPr>
        <w:t>can also be implemented</w:t>
      </w:r>
      <w:proofErr w:type="gramEnd"/>
      <w:r w:rsidRPr="003239B1">
        <w:rPr>
          <w:rFonts w:ascii="Times New Roman" w:hAnsi="Times New Roman" w:cs="Times New Roman"/>
          <w:sz w:val="24"/>
          <w:szCs w:val="24"/>
          <w:lang w:val="en-GB"/>
        </w:rPr>
        <w:t xml:space="preserve"> in Kenyan schools and with no doubt, the performance of high school students in Chemistry will improve.</w:t>
      </w:r>
    </w:p>
    <w:p w:rsidR="003239B1" w:rsidRPr="003239B1" w:rsidRDefault="003239B1" w:rsidP="003239B1">
      <w:pPr>
        <w:autoSpaceDE w:val="0"/>
        <w:autoSpaceDN w:val="0"/>
        <w:adjustRightInd w:val="0"/>
        <w:spacing w:after="0" w:line="360" w:lineRule="auto"/>
        <w:rPr>
          <w:rFonts w:ascii="Times New Roman" w:hAnsi="Times New Roman" w:cs="Times New Roman"/>
          <w:sz w:val="24"/>
          <w:szCs w:val="24"/>
          <w:lang w:val="en-GB"/>
        </w:rPr>
      </w:pPr>
    </w:p>
    <w:p w:rsidR="003B0B5A" w:rsidRPr="008547B3" w:rsidRDefault="003B0B5A"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B64BE9" w:rsidRDefault="007169A0" w:rsidP="00F70338">
      <w:pPr>
        <w:pStyle w:val="Heading2"/>
      </w:pPr>
      <w:bookmarkStart w:id="57" w:name="_Toc523213560"/>
      <w:r w:rsidRPr="00B64BE9">
        <w:t>Problem Statement</w:t>
      </w:r>
      <w:bookmarkEnd w:id="57"/>
    </w:p>
    <w:p w:rsidR="008611F9" w:rsidRDefault="008611F9" w:rsidP="003239B1">
      <w:pPr>
        <w:autoSpaceDE w:val="0"/>
        <w:autoSpaceDN w:val="0"/>
        <w:adjustRightInd w:val="0"/>
        <w:spacing w:after="0" w:line="360" w:lineRule="auto"/>
        <w:rPr>
          <w:ins w:id="58" w:author="Sharon Kaari" w:date="2018-08-29T10:40:00Z"/>
          <w:rFonts w:ascii="Times New Roman" w:hAnsi="Times New Roman" w:cs="Times New Roman"/>
          <w:sz w:val="24"/>
          <w:szCs w:val="24"/>
          <w:lang w:val="en-GB"/>
        </w:rPr>
      </w:pPr>
    </w:p>
    <w:p w:rsidR="008611F9" w:rsidRDefault="008611F9" w:rsidP="003239B1">
      <w:pPr>
        <w:autoSpaceDE w:val="0"/>
        <w:autoSpaceDN w:val="0"/>
        <w:adjustRightInd w:val="0"/>
        <w:spacing w:after="0" w:line="360" w:lineRule="auto"/>
        <w:rPr>
          <w:ins w:id="59" w:author="Sharon Kaari" w:date="2018-08-29T10:40:00Z"/>
          <w:rFonts w:ascii="Times New Roman" w:hAnsi="Times New Roman" w:cs="Times New Roman"/>
          <w:sz w:val="24"/>
          <w:szCs w:val="24"/>
          <w:lang w:val="en-GB"/>
        </w:rPr>
      </w:pPr>
      <w:ins w:id="60" w:author="Sharon Kaari" w:date="2018-08-29T10:40:00Z">
        <w:r>
          <w:rPr>
            <w:rFonts w:ascii="Times New Roman" w:hAnsi="Times New Roman" w:cs="Times New Roman"/>
            <w:sz w:val="24"/>
            <w:szCs w:val="24"/>
            <w:lang w:val="en-GB"/>
          </w:rPr>
          <w:t>This section should discuss the problem…</w:t>
        </w:r>
      </w:ins>
    </w:p>
    <w:p w:rsidR="008611F9" w:rsidRDefault="008611F9" w:rsidP="003239B1">
      <w:pPr>
        <w:autoSpaceDE w:val="0"/>
        <w:autoSpaceDN w:val="0"/>
        <w:adjustRightInd w:val="0"/>
        <w:spacing w:after="0" w:line="360" w:lineRule="auto"/>
        <w:rPr>
          <w:ins w:id="61" w:author="Sharon Kaari" w:date="2018-08-29T10:40:00Z"/>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del w:id="62" w:author="Sharon Kaari" w:date="2018-08-29T10:40:00Z">
        <w:r w:rsidRPr="003239B1" w:rsidDel="008611F9">
          <w:rPr>
            <w:rFonts w:ascii="Times New Roman" w:hAnsi="Times New Roman" w:cs="Times New Roman"/>
            <w:sz w:val="24"/>
            <w:szCs w:val="24"/>
            <w:lang w:val="en-GB"/>
          </w:rPr>
          <w:delText xml:space="preserve">The current Kenyan education system (8-4-4) requires that the students perform laboratory experiments in all the sciences taught especially Chemistry. The students begin performing these experiments from their first days in school until they graduate from high school. During their final examinations, examination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 xml:space="preserve"> are conducted and without proper practise in performing the experiments, the student is likely to perform poorly in an entire subject such as Chemistry.</w:delText>
        </w:r>
      </w:del>
      <w:ins w:id="63" w:author="Sharon Kaari" w:date="2018-08-29T10:40:00Z">
        <w:r w:rsidR="008611F9">
          <w:rPr>
            <w:rFonts w:ascii="Times New Roman" w:hAnsi="Times New Roman" w:cs="Times New Roman"/>
            <w:sz w:val="24"/>
            <w:szCs w:val="24"/>
            <w:lang w:val="en-GB"/>
          </w:rPr>
          <w:t xml:space="preserve"> Should be in background</w:t>
        </w:r>
      </w:ins>
    </w:p>
    <w:p w:rsidR="007169A0"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Default="007169A0" w:rsidP="003239B1">
      <w:pPr>
        <w:autoSpaceDE w:val="0"/>
        <w:autoSpaceDN w:val="0"/>
        <w:adjustRightInd w:val="0"/>
        <w:spacing w:after="0" w:line="360" w:lineRule="auto"/>
        <w:rPr>
          <w:rFonts w:ascii="Times New Roman" w:hAnsi="Times New Roman" w:cs="Times New Roman"/>
          <w:sz w:val="24"/>
          <w:szCs w:val="24"/>
          <w:lang w:val="en-GB"/>
        </w:rPr>
      </w:pPr>
      <w:r w:rsidRPr="003239B1">
        <w:rPr>
          <w:rFonts w:ascii="Times New Roman" w:hAnsi="Times New Roman" w:cs="Times New Roman"/>
          <w:sz w:val="24"/>
          <w:szCs w:val="24"/>
          <w:lang w:val="en-GB"/>
        </w:rPr>
        <w:t xml:space="preserve">Students are also confined to performing their Chemistry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xml:space="preserve"> within the school and under direct supervision in the laboratory. This limits the students from improving their practical skills since they do not have direct access to the laboratory equipment when they might need them to practise on their own. The learning process of being confined to a classroom environment also becomes monotonous to the students and they can easily lose concentration. </w:t>
      </w:r>
    </w:p>
    <w:p w:rsidR="003239B1" w:rsidRPr="003239B1" w:rsidRDefault="003239B1" w:rsidP="003239B1">
      <w:pPr>
        <w:autoSpaceDE w:val="0"/>
        <w:autoSpaceDN w:val="0"/>
        <w:adjustRightInd w:val="0"/>
        <w:spacing w:after="0" w:line="360" w:lineRule="auto"/>
        <w:rPr>
          <w:rFonts w:ascii="Times New Roman" w:hAnsi="Times New Roman" w:cs="Times New Roman"/>
          <w:sz w:val="24"/>
          <w:szCs w:val="24"/>
          <w:lang w:val="en-GB"/>
        </w:rPr>
      </w:pP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r w:rsidRPr="003239B1">
        <w:rPr>
          <w:rFonts w:ascii="Times New Roman" w:hAnsi="Times New Roman" w:cs="Times New Roman"/>
          <w:sz w:val="24"/>
          <w:szCs w:val="24"/>
          <w:lang w:val="en-GB"/>
        </w:rPr>
        <w:t xml:space="preserve">Sometimes the schools try to provide the laboratory equipment but due to the high number of students in their schools, some students may never get an opportunity to perform the experiments on their own since they are forced to share the few available equipment. Due to the high number of students in a class, it is also difficult for teachers to keep track of their students during experiments since they </w:t>
      </w:r>
      <w:proofErr w:type="gramStart"/>
      <w:r w:rsidRPr="003239B1">
        <w:rPr>
          <w:rFonts w:ascii="Times New Roman" w:hAnsi="Times New Roman" w:cs="Times New Roman"/>
          <w:sz w:val="24"/>
          <w:szCs w:val="24"/>
          <w:lang w:val="en-GB"/>
        </w:rPr>
        <w:t>can’t</w:t>
      </w:r>
      <w:proofErr w:type="gramEnd"/>
      <w:r w:rsidRPr="003239B1">
        <w:rPr>
          <w:rFonts w:ascii="Times New Roman" w:hAnsi="Times New Roman" w:cs="Times New Roman"/>
          <w:sz w:val="24"/>
          <w:szCs w:val="24"/>
          <w:lang w:val="en-GB"/>
        </w:rPr>
        <w:t xml:space="preserve"> identify the ones who require further assistance in the experiments. </w:t>
      </w:r>
      <w:r w:rsidRPr="003239B1">
        <w:rPr>
          <w:rFonts w:ascii="Times New Roman" w:hAnsi="Times New Roman" w:cs="Times New Roman"/>
          <w:sz w:val="24"/>
          <w:szCs w:val="24"/>
          <w:lang w:val="en-GB"/>
        </w:rPr>
        <w:lastRenderedPageBreak/>
        <w:t>The schools also incur high costs while acquiring the laboratory equipment and chemicals for all their students.</w:t>
      </w:r>
    </w:p>
    <w:p w:rsidR="007169A0" w:rsidRPr="003239B1" w:rsidRDefault="007169A0" w:rsidP="003239B1">
      <w:pPr>
        <w:autoSpaceDE w:val="0"/>
        <w:autoSpaceDN w:val="0"/>
        <w:adjustRightInd w:val="0"/>
        <w:spacing w:after="0" w:line="360" w:lineRule="auto"/>
        <w:rPr>
          <w:rFonts w:ascii="Times New Roman" w:hAnsi="Times New Roman" w:cs="Times New Roman"/>
          <w:sz w:val="24"/>
          <w:szCs w:val="24"/>
          <w:lang w:val="en-GB"/>
        </w:rPr>
      </w:pPr>
      <w:del w:id="64" w:author="Sharon Kaari" w:date="2018-08-29T10:41:00Z">
        <w:r w:rsidRPr="003239B1" w:rsidDel="008611F9">
          <w:rPr>
            <w:rFonts w:ascii="Times New Roman" w:hAnsi="Times New Roman" w:cs="Times New Roman"/>
            <w:sz w:val="24"/>
            <w:szCs w:val="24"/>
            <w:lang w:val="en-GB"/>
          </w:rPr>
          <w:delText xml:space="preserve">Being in the internet era, such issues can be tackled by providing an online simulation platform that can be accessed by any student at any time and they can simulate their entire laboratory experiments and observe what is happening during the experiments. Teachers will also be able to monitor the progress of their students and understand their areas of weakness in the Chemistry </w:delText>
        </w:r>
        <w:r w:rsidRPr="003239B1" w:rsidDel="008611F9">
          <w:rPr>
            <w:rFonts w:ascii="Times New Roman" w:hAnsi="Times New Roman" w:cs="Times New Roman"/>
            <w:sz w:val="24"/>
            <w:szCs w:val="24"/>
          </w:rPr>
          <w:delText>practicals</w:delText>
        </w:r>
        <w:r w:rsidRPr="003239B1" w:rsidDel="008611F9">
          <w:rPr>
            <w:rFonts w:ascii="Times New Roman" w:hAnsi="Times New Roman" w:cs="Times New Roman"/>
            <w:sz w:val="24"/>
            <w:szCs w:val="24"/>
            <w:lang w:val="en-GB"/>
          </w:rPr>
          <w:delText>.</w:delText>
        </w:r>
      </w:del>
      <w:ins w:id="65" w:author="Sharon Kaari" w:date="2018-08-29T10:41:00Z">
        <w:r w:rsidR="008611F9">
          <w:rPr>
            <w:rFonts w:ascii="Times New Roman" w:hAnsi="Times New Roman" w:cs="Times New Roman"/>
            <w:sz w:val="24"/>
            <w:szCs w:val="24"/>
            <w:lang w:val="en-GB"/>
          </w:rPr>
          <w:t xml:space="preserve"> Discusses solution</w:t>
        </w:r>
        <w:proofErr w:type="gramStart"/>
        <w:r w:rsidR="008611F9">
          <w:rPr>
            <w:rFonts w:ascii="Times New Roman" w:hAnsi="Times New Roman" w:cs="Times New Roman"/>
            <w:sz w:val="24"/>
            <w:szCs w:val="24"/>
            <w:lang w:val="en-GB"/>
          </w:rPr>
          <w:t>..</w:t>
        </w:r>
        <w:proofErr w:type="gramEnd"/>
        <w:r w:rsidR="008611F9">
          <w:rPr>
            <w:rFonts w:ascii="Times New Roman" w:hAnsi="Times New Roman" w:cs="Times New Roman"/>
            <w:sz w:val="24"/>
            <w:szCs w:val="24"/>
            <w:lang w:val="en-GB"/>
          </w:rPr>
          <w:t xml:space="preserve"> </w:t>
        </w:r>
        <w:proofErr w:type="gramStart"/>
        <w:r w:rsidR="008611F9">
          <w:rPr>
            <w:rFonts w:ascii="Times New Roman" w:hAnsi="Times New Roman" w:cs="Times New Roman"/>
            <w:sz w:val="24"/>
            <w:szCs w:val="24"/>
            <w:lang w:val="en-GB"/>
          </w:rPr>
          <w:t>should</w:t>
        </w:r>
        <w:proofErr w:type="gramEnd"/>
        <w:r w:rsidR="008611F9">
          <w:rPr>
            <w:rFonts w:ascii="Times New Roman" w:hAnsi="Times New Roman" w:cs="Times New Roman"/>
            <w:sz w:val="24"/>
            <w:szCs w:val="24"/>
            <w:lang w:val="en-GB"/>
          </w:rPr>
          <w:t xml:space="preserve"> not be here</w:t>
        </w:r>
      </w:ins>
    </w:p>
    <w:p w:rsidR="0039011D" w:rsidRDefault="0039011D"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39011D" w:rsidRDefault="0039011D"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3239B1" w:rsidRDefault="003239B1"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Pr="00F70338" w:rsidRDefault="007169A0" w:rsidP="00F70338">
      <w:pPr>
        <w:autoSpaceDE w:val="0"/>
        <w:autoSpaceDN w:val="0"/>
        <w:adjustRightInd w:val="0"/>
        <w:spacing w:after="0" w:line="360" w:lineRule="auto"/>
        <w:rPr>
          <w:rFonts w:ascii="Times New Roman" w:hAnsi="Times New Roman" w:cs="Times New Roman"/>
          <w:sz w:val="24"/>
          <w:szCs w:val="24"/>
          <w:lang w:val="en-GB"/>
        </w:rPr>
      </w:pPr>
    </w:p>
    <w:p w:rsidR="007169A0" w:rsidRPr="004D38F7"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Default="007169A0" w:rsidP="00F70338">
      <w:pPr>
        <w:pStyle w:val="Heading2"/>
        <w:numPr>
          <w:ilvl w:val="0"/>
          <w:numId w:val="0"/>
        </w:numPr>
        <w:ind w:left="360" w:hanging="360"/>
      </w:pPr>
      <w:bookmarkStart w:id="66" w:name="_Toc523213561"/>
      <w:r w:rsidRPr="00FF26AA">
        <w:t>1.3</w:t>
      </w:r>
      <w:r>
        <w:rPr>
          <w:lang w:val="en-GB"/>
        </w:rPr>
        <w:t xml:space="preserve"> </w:t>
      </w:r>
      <w:r w:rsidRPr="00FF26AA">
        <w:t>Aim</w:t>
      </w:r>
      <w:bookmarkEnd w:id="66"/>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develop a web application that will assist high school students and teachers to conduct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efficiently.</w:t>
      </w:r>
    </w:p>
    <w:p w:rsidR="007169A0" w:rsidRPr="005B1D27" w:rsidRDefault="007169A0" w:rsidP="00920602">
      <w:pPr>
        <w:autoSpaceDE w:val="0"/>
        <w:autoSpaceDN w:val="0"/>
        <w:adjustRightInd w:val="0"/>
        <w:spacing w:after="0" w:line="360" w:lineRule="auto"/>
        <w:rPr>
          <w:rFonts w:ascii="Times New Roman" w:hAnsi="Times New Roman" w:cs="Times New Roman"/>
          <w:sz w:val="24"/>
          <w:szCs w:val="24"/>
          <w:lang w:val="en-GB"/>
        </w:rPr>
      </w:pPr>
    </w:p>
    <w:p w:rsidR="007169A0" w:rsidRPr="00FF26AA" w:rsidRDefault="007169A0" w:rsidP="00F70338">
      <w:pPr>
        <w:pStyle w:val="Heading3"/>
        <w:numPr>
          <w:ilvl w:val="0"/>
          <w:numId w:val="0"/>
        </w:numPr>
      </w:pPr>
      <w:bookmarkStart w:id="67" w:name="_Toc523213562"/>
      <w:r w:rsidRPr="00FF26AA">
        <w:t>1.3.1 Specific Objectives</w:t>
      </w:r>
      <w:bookmarkEnd w:id="67"/>
    </w:p>
    <w:p w:rsidR="007169A0" w:rsidRPr="000B5148"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B5148">
        <w:rPr>
          <w:rFonts w:ascii="Times New Roman" w:hAnsi="Times New Roman" w:cs="Times New Roman"/>
          <w:sz w:val="24"/>
          <w:szCs w:val="24"/>
        </w:rPr>
        <w:t>To investigate</w:t>
      </w:r>
      <w:r>
        <w:rPr>
          <w:rFonts w:ascii="Times New Roman" w:hAnsi="Times New Roman" w:cs="Times New Roman"/>
          <w:sz w:val="24"/>
          <w:szCs w:val="24"/>
          <w:lang w:val="en-GB"/>
        </w:rPr>
        <w:t xml:space="preserve"> the challenges encountered by students and teachers while conducting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7169A0" w:rsidRPr="000B5148"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lang w:val="en-GB"/>
        </w:rPr>
        <w:t>To analyse existing laboratory simulation software</w:t>
      </w:r>
    </w:p>
    <w:p w:rsidR="007169A0" w:rsidRPr="005B1D27"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lang w:val="en-GB"/>
        </w:rPr>
        <w:t xml:space="preserve">To design, develop and test an application that will assist high school students and teachers conduct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efficiently.</w:t>
      </w:r>
    </w:p>
    <w:p w:rsidR="007169A0" w:rsidRPr="005B1D27" w:rsidRDefault="007169A0" w:rsidP="00920602">
      <w:pPr>
        <w:autoSpaceDE w:val="0"/>
        <w:autoSpaceDN w:val="0"/>
        <w:adjustRightInd w:val="0"/>
        <w:spacing w:after="0" w:line="360" w:lineRule="auto"/>
        <w:rPr>
          <w:rFonts w:ascii="Times New Roman" w:hAnsi="Times New Roman" w:cs="Times New Roman"/>
          <w:b/>
          <w:sz w:val="28"/>
          <w:szCs w:val="28"/>
        </w:rPr>
      </w:pPr>
    </w:p>
    <w:p w:rsidR="007169A0" w:rsidRPr="00FF26AA" w:rsidRDefault="007169A0" w:rsidP="00F70338">
      <w:pPr>
        <w:pStyle w:val="Heading3"/>
        <w:numPr>
          <w:ilvl w:val="0"/>
          <w:numId w:val="0"/>
        </w:numPr>
      </w:pPr>
      <w:bookmarkStart w:id="68" w:name="_Toc523213563"/>
      <w:r w:rsidRPr="00FF26AA">
        <w:t>1.3.2 Research Questions</w:t>
      </w:r>
      <w:bookmarkEnd w:id="68"/>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 xml:space="preserve">What challenges are faced by students and teachers while conducting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What are the existing laboratory simulation software?</w:t>
      </w:r>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How are laboratory simulation software designed, developed and tested to aid in revision process?</w:t>
      </w:r>
    </w:p>
    <w:p w:rsidR="007169A0" w:rsidRPr="005B1D27" w:rsidRDefault="007169A0" w:rsidP="00920602">
      <w:pPr>
        <w:autoSpaceDE w:val="0"/>
        <w:autoSpaceDN w:val="0"/>
        <w:adjustRightInd w:val="0"/>
        <w:spacing w:after="0" w:line="360" w:lineRule="auto"/>
        <w:ind w:left="360"/>
        <w:rPr>
          <w:rFonts w:ascii="Times New Roman" w:hAnsi="Times New Roman" w:cs="Times New Roman"/>
          <w:sz w:val="24"/>
          <w:szCs w:val="24"/>
        </w:rPr>
      </w:pPr>
    </w:p>
    <w:p w:rsidR="007169A0" w:rsidRDefault="007169A0" w:rsidP="001D4729">
      <w:pPr>
        <w:pStyle w:val="Heading2"/>
        <w:numPr>
          <w:ilvl w:val="0"/>
          <w:numId w:val="0"/>
        </w:numPr>
        <w:ind w:left="360" w:hanging="360"/>
      </w:pPr>
      <w:bookmarkStart w:id="69" w:name="_Toc523213564"/>
      <w:r w:rsidRPr="00FF26AA">
        <w:lastRenderedPageBreak/>
        <w:t>1.4 Justification</w:t>
      </w:r>
      <w:bookmarkEnd w:id="69"/>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Sometimes it is hard for a student to understand everything that is taught in a single lesson and the </w:t>
      </w:r>
      <w:proofErr w:type="gramStart"/>
      <w:r>
        <w:rPr>
          <w:rFonts w:ascii="Times New Roman" w:hAnsi="Times New Roman" w:cs="Times New Roman"/>
          <w:sz w:val="24"/>
          <w:szCs w:val="24"/>
          <w:lang w:val="en-GB"/>
        </w:rPr>
        <w:t>student might want to review what is taught on their</w:t>
      </w:r>
      <w:proofErr w:type="gramEnd"/>
      <w:r>
        <w:rPr>
          <w:rFonts w:ascii="Times New Roman" w:hAnsi="Times New Roman" w:cs="Times New Roman"/>
          <w:sz w:val="24"/>
          <w:szCs w:val="24"/>
          <w:lang w:val="en-GB"/>
        </w:rPr>
        <w:t xml:space="preserve"> own. This is however impossible for practical units which need access to a laboratory and chemicals like Chemistry. However, if the students </w:t>
      </w:r>
      <w:proofErr w:type="gramStart"/>
      <w:r>
        <w:rPr>
          <w:rFonts w:ascii="Times New Roman" w:hAnsi="Times New Roman" w:cs="Times New Roman"/>
          <w:sz w:val="24"/>
          <w:szCs w:val="24"/>
          <w:lang w:val="en-GB"/>
        </w:rPr>
        <w:t>are</w:t>
      </w:r>
      <w:proofErr w:type="gramEnd"/>
      <w:r>
        <w:rPr>
          <w:rFonts w:ascii="Times New Roman" w:hAnsi="Times New Roman" w:cs="Times New Roman"/>
          <w:sz w:val="24"/>
          <w:szCs w:val="24"/>
          <w:lang w:val="en-GB"/>
        </w:rPr>
        <w:t xml:space="preserve"> provided with an online platform where they can perform as many experiments as they want, it would be easier for them to understand what is taught on their own at their own pace.</w:t>
      </w:r>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This project will help schools to minimize on their cost of lab chemicals and equipment since they will all be available virtually and their students can understand the chemical processes easily. The learning objects in the simulated environment are reusable hence forming the basis of more enquiry-based laboratory learning.</w:t>
      </w:r>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Despite the high number of students in a school, every student will have a chance to perform the experiments on their own and understand the various chemical reactions that take place. With this solution, students will be able to practise on their own and perform better in their Chemistry examinations.</w:t>
      </w:r>
    </w:p>
    <w:p w:rsidR="007169A0" w:rsidRDefault="007169A0" w:rsidP="00920602">
      <w:pPr>
        <w:autoSpaceDE w:val="0"/>
        <w:autoSpaceDN w:val="0"/>
        <w:adjustRightInd w:val="0"/>
        <w:spacing w:after="0" w:line="360" w:lineRule="auto"/>
        <w:rPr>
          <w:rFonts w:ascii="Times New Roman" w:hAnsi="Times New Roman" w:cs="Times New Roman"/>
          <w:sz w:val="24"/>
          <w:szCs w:val="24"/>
          <w:lang w:val="en-GB"/>
        </w:rPr>
      </w:pPr>
    </w:p>
    <w:p w:rsidR="007169A0" w:rsidRPr="00B64BE9" w:rsidRDefault="007169A0" w:rsidP="0092060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Teachers will also be able to assign various tasks and be able to monitor the progress of their student and identify the ones having a hard time to perform the experiments in order to give more attention to them. This leads to a more efficient learning process where the teachers have a direct interaction with the students and are able to identify their weaknesses</w:t>
      </w:r>
    </w:p>
    <w:p w:rsidR="007169A0" w:rsidRPr="00FF26AA" w:rsidRDefault="008611F9" w:rsidP="00920602">
      <w:pPr>
        <w:autoSpaceDE w:val="0"/>
        <w:autoSpaceDN w:val="0"/>
        <w:adjustRightInd w:val="0"/>
        <w:spacing w:after="0" w:line="360" w:lineRule="auto"/>
        <w:rPr>
          <w:rFonts w:ascii="Times New Roman" w:hAnsi="Times New Roman" w:cs="Times New Roman"/>
          <w:b/>
          <w:sz w:val="28"/>
          <w:szCs w:val="28"/>
        </w:rPr>
      </w:pPr>
      <w:ins w:id="70" w:author="Sharon Kaari" w:date="2018-08-29T10:44:00Z">
        <w:r>
          <w:rPr>
            <w:rFonts w:ascii="Times New Roman" w:hAnsi="Times New Roman" w:cs="Times New Roman"/>
            <w:b/>
            <w:sz w:val="28"/>
            <w:szCs w:val="28"/>
          </w:rPr>
          <w:t>Probably cite the success of similar systems in other countries… briefly</w:t>
        </w:r>
      </w:ins>
    </w:p>
    <w:p w:rsidR="007169A0" w:rsidRDefault="007169A0" w:rsidP="001D4729">
      <w:pPr>
        <w:pStyle w:val="Heading2"/>
        <w:numPr>
          <w:ilvl w:val="0"/>
          <w:numId w:val="0"/>
        </w:numPr>
        <w:ind w:left="360" w:hanging="360"/>
      </w:pPr>
      <w:bookmarkStart w:id="71" w:name="_Toc523213565"/>
      <w:r w:rsidRPr="00FF26AA">
        <w:t>1.5 Scope and Limitations</w:t>
      </w:r>
      <w:bookmarkEnd w:id="71"/>
    </w:p>
    <w:p w:rsidR="007169A0" w:rsidRDefault="007169A0" w:rsidP="0092060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targets high school students and teachers under the current education system in Kenya (8-4-4), specifically Chemistry as a subject and the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conducted in the subject.</w:t>
      </w:r>
    </w:p>
    <w:p w:rsidR="00093EE9" w:rsidRDefault="008611F9" w:rsidP="00920602">
      <w:pPr>
        <w:spacing w:line="360" w:lineRule="auto"/>
        <w:rPr>
          <w:rFonts w:ascii="Times New Roman" w:hAnsi="Times New Roman" w:cs="Times New Roman"/>
          <w:sz w:val="24"/>
          <w:szCs w:val="24"/>
          <w:lang w:val="en-GB"/>
        </w:rPr>
      </w:pPr>
      <w:ins w:id="72" w:author="Sharon Kaari" w:date="2018-08-29T10:44:00Z">
        <w:r>
          <w:rPr>
            <w:rFonts w:ascii="Times New Roman" w:hAnsi="Times New Roman" w:cs="Times New Roman"/>
            <w:sz w:val="24"/>
            <w:szCs w:val="24"/>
            <w:lang w:val="en-GB"/>
          </w:rPr>
          <w:t>Internet access?</w:t>
        </w:r>
      </w:ins>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093EE9" w:rsidRDefault="00093EE9" w:rsidP="00920602">
      <w:pPr>
        <w:spacing w:line="360" w:lineRule="auto"/>
        <w:rPr>
          <w:rFonts w:ascii="Times New Roman" w:hAnsi="Times New Roman" w:cs="Times New Roman"/>
          <w:sz w:val="24"/>
          <w:szCs w:val="24"/>
          <w:lang w:val="en-GB"/>
        </w:rPr>
      </w:pPr>
    </w:p>
    <w:p w:rsidR="002D2565" w:rsidRDefault="002D2565" w:rsidP="00920602">
      <w:pPr>
        <w:spacing w:line="360" w:lineRule="auto"/>
        <w:rPr>
          <w:rFonts w:ascii="Times New Roman" w:hAnsi="Times New Roman"/>
          <w:b/>
          <w:sz w:val="28"/>
          <w:szCs w:val="28"/>
        </w:rPr>
      </w:pPr>
    </w:p>
    <w:p w:rsidR="002D2565" w:rsidRDefault="002D2565" w:rsidP="00D81A10">
      <w:pPr>
        <w:spacing w:line="360" w:lineRule="auto"/>
        <w:jc w:val="center"/>
        <w:rPr>
          <w:rFonts w:ascii="Times New Roman" w:hAnsi="Times New Roman"/>
          <w:b/>
          <w:sz w:val="28"/>
          <w:szCs w:val="28"/>
        </w:rPr>
      </w:pPr>
    </w:p>
    <w:p w:rsidR="002D2565" w:rsidRPr="001D4729" w:rsidRDefault="002D2565" w:rsidP="001D4729">
      <w:pPr>
        <w:pStyle w:val="Heading1"/>
      </w:pPr>
      <w:bookmarkStart w:id="73" w:name="_Toc523213566"/>
      <w:r>
        <w:t>Chapter 2: Literature Review</w:t>
      </w:r>
      <w:bookmarkEnd w:id="73"/>
    </w:p>
    <w:p w:rsidR="006C2FAE" w:rsidRDefault="006C2FAE" w:rsidP="001D4729">
      <w:pPr>
        <w:pStyle w:val="Heading2"/>
        <w:numPr>
          <w:ilvl w:val="0"/>
          <w:numId w:val="0"/>
        </w:numPr>
        <w:ind w:left="360" w:hanging="360"/>
        <w:rPr>
          <w:rFonts w:eastAsia="Times New Roman"/>
        </w:rPr>
      </w:pPr>
      <w:bookmarkStart w:id="74" w:name="_Toc523213567"/>
      <w:r w:rsidRPr="006C2FAE">
        <w:rPr>
          <w:rFonts w:eastAsia="Times New Roman"/>
        </w:rPr>
        <w:t>2.1 Introduction</w:t>
      </w:r>
      <w:bookmarkEnd w:id="74"/>
      <w:r w:rsidRPr="006C2FAE">
        <w:rPr>
          <w:rFonts w:eastAsia="Times New Roman"/>
        </w:rPr>
        <w:t xml:space="preserve"> </w:t>
      </w:r>
    </w:p>
    <w:p w:rsidR="006C2FAE" w:rsidRDefault="005D1232"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4B790D">
        <w:rPr>
          <w:rFonts w:ascii="Times New Roman" w:eastAsia="Times New Roman" w:hAnsi="Times New Roman" w:cs="Times New Roman"/>
          <w:sz w:val="24"/>
          <w:szCs w:val="24"/>
        </w:rPr>
        <w:t>e bulk of this</w:t>
      </w:r>
      <w:r>
        <w:rPr>
          <w:rFonts w:ascii="Times New Roman" w:eastAsia="Times New Roman" w:hAnsi="Times New Roman" w:cs="Times New Roman"/>
          <w:sz w:val="24"/>
          <w:szCs w:val="24"/>
        </w:rPr>
        <w:t xml:space="preserve"> chapter </w:t>
      </w:r>
      <w:r w:rsidR="00B64760">
        <w:rPr>
          <w:rFonts w:ascii="Times New Roman" w:eastAsia="Times New Roman" w:hAnsi="Times New Roman" w:cs="Times New Roman"/>
          <w:sz w:val="24"/>
          <w:szCs w:val="24"/>
        </w:rPr>
        <w:t>consists of an overview and analysis of existing</w:t>
      </w:r>
      <w:r>
        <w:rPr>
          <w:rFonts w:ascii="Times New Roman" w:eastAsia="Times New Roman" w:hAnsi="Times New Roman" w:cs="Times New Roman"/>
          <w:sz w:val="24"/>
          <w:szCs w:val="24"/>
        </w:rPr>
        <w:t xml:space="preserve"> technologies used to</w:t>
      </w:r>
      <w:r w:rsidR="00F94E97">
        <w:rPr>
          <w:rFonts w:ascii="Times New Roman" w:eastAsia="Times New Roman" w:hAnsi="Times New Roman" w:cs="Times New Roman"/>
          <w:sz w:val="24"/>
          <w:szCs w:val="24"/>
        </w:rPr>
        <w:t xml:space="preserve"> implement computer simulated C</w:t>
      </w:r>
      <w:r w:rsidR="000E1E95">
        <w:rPr>
          <w:rFonts w:ascii="Times New Roman" w:eastAsia="Times New Roman" w:hAnsi="Times New Roman" w:cs="Times New Roman"/>
          <w:sz w:val="24"/>
          <w:szCs w:val="24"/>
        </w:rPr>
        <w:t>hemistry lab experiments</w:t>
      </w:r>
      <w:r>
        <w:rPr>
          <w:rFonts w:ascii="Times New Roman" w:eastAsia="Times New Roman" w:hAnsi="Times New Roman" w:cs="Times New Roman"/>
          <w:sz w:val="24"/>
          <w:szCs w:val="24"/>
        </w:rPr>
        <w:t>.</w:t>
      </w:r>
      <w:r w:rsidR="00B64760">
        <w:rPr>
          <w:rFonts w:ascii="Times New Roman" w:eastAsia="Times New Roman" w:hAnsi="Times New Roman" w:cs="Times New Roman"/>
          <w:sz w:val="24"/>
          <w:szCs w:val="24"/>
        </w:rPr>
        <w:t xml:space="preserve"> Besides that, it also evaluates the challenges students face</w:t>
      </w:r>
      <w:r w:rsidR="00834AAE">
        <w:rPr>
          <w:rFonts w:ascii="Times New Roman" w:eastAsia="Times New Roman" w:hAnsi="Times New Roman" w:cs="Times New Roman"/>
          <w:sz w:val="24"/>
          <w:szCs w:val="24"/>
        </w:rPr>
        <w:t xml:space="preserve"> with the existing systems</w:t>
      </w:r>
      <w:r w:rsidR="00B64760">
        <w:rPr>
          <w:rFonts w:ascii="Times New Roman" w:eastAsia="Times New Roman" w:hAnsi="Times New Roman" w:cs="Times New Roman"/>
          <w:sz w:val="24"/>
          <w:szCs w:val="24"/>
        </w:rPr>
        <w:t>. Finally</w:t>
      </w:r>
      <w:r w:rsidR="00CC3BD9">
        <w:rPr>
          <w:rFonts w:ascii="Times New Roman" w:eastAsia="Times New Roman" w:hAnsi="Times New Roman" w:cs="Times New Roman"/>
          <w:sz w:val="24"/>
          <w:szCs w:val="24"/>
        </w:rPr>
        <w:t>,</w:t>
      </w:r>
      <w:r w:rsidR="00B64760">
        <w:rPr>
          <w:rFonts w:ascii="Times New Roman" w:eastAsia="Times New Roman" w:hAnsi="Times New Roman" w:cs="Times New Roman"/>
          <w:sz w:val="24"/>
          <w:szCs w:val="24"/>
        </w:rPr>
        <w:t xml:space="preserve"> this chapter investigates the gaps in the existing simulation </w:t>
      </w:r>
      <w:r w:rsidR="000E1E95">
        <w:rPr>
          <w:rFonts w:ascii="Times New Roman" w:eastAsia="Times New Roman" w:hAnsi="Times New Roman" w:cs="Times New Roman"/>
          <w:sz w:val="24"/>
          <w:szCs w:val="24"/>
        </w:rPr>
        <w:t>applications</w:t>
      </w:r>
      <w:r w:rsidR="00B64760">
        <w:rPr>
          <w:rFonts w:ascii="Times New Roman" w:eastAsia="Times New Roman" w:hAnsi="Times New Roman" w:cs="Times New Roman"/>
          <w:sz w:val="24"/>
          <w:szCs w:val="24"/>
        </w:rPr>
        <w:t>.</w:t>
      </w:r>
    </w:p>
    <w:p w:rsidR="00070BCB" w:rsidRPr="00070BCB" w:rsidRDefault="00070BCB" w:rsidP="00D81A10">
      <w:pPr>
        <w:spacing w:after="0" w:line="360" w:lineRule="auto"/>
        <w:rPr>
          <w:rFonts w:ascii="Times New Roman" w:eastAsia="Times New Roman" w:hAnsi="Times New Roman" w:cs="Times New Roman"/>
          <w:sz w:val="24"/>
          <w:szCs w:val="24"/>
        </w:rPr>
      </w:pPr>
    </w:p>
    <w:p w:rsidR="008611F9" w:rsidRDefault="006C2FAE" w:rsidP="001D4729">
      <w:pPr>
        <w:pStyle w:val="Heading2"/>
        <w:numPr>
          <w:ilvl w:val="0"/>
          <w:numId w:val="0"/>
        </w:numPr>
        <w:ind w:left="360" w:hanging="360"/>
        <w:rPr>
          <w:ins w:id="75" w:author="Sharon Kaari" w:date="2018-08-29T10:45:00Z"/>
          <w:rFonts w:eastAsia="Times New Roman"/>
        </w:rPr>
      </w:pPr>
      <w:bookmarkStart w:id="76" w:name="_Toc523213568"/>
      <w:r w:rsidRPr="006C2FAE">
        <w:rPr>
          <w:rFonts w:eastAsia="Times New Roman"/>
        </w:rPr>
        <w:t>2.2</w:t>
      </w:r>
      <w:ins w:id="77" w:author="Sharon Kaari" w:date="2018-08-29T10:45:00Z">
        <w:r w:rsidR="008611F9">
          <w:rPr>
            <w:rFonts w:eastAsia="Times New Roman"/>
          </w:rPr>
          <w:t xml:space="preserve"> Challenges Students Face</w:t>
        </w:r>
      </w:ins>
    </w:p>
    <w:p w:rsidR="006C2FAE" w:rsidRPr="006C2FAE" w:rsidRDefault="008611F9" w:rsidP="001D4729">
      <w:pPr>
        <w:pStyle w:val="Heading2"/>
        <w:numPr>
          <w:ilvl w:val="0"/>
          <w:numId w:val="0"/>
        </w:numPr>
        <w:ind w:left="360" w:hanging="360"/>
        <w:rPr>
          <w:rFonts w:eastAsia="Times New Roman"/>
        </w:rPr>
      </w:pPr>
      <w:ins w:id="78" w:author="Sharon Kaari" w:date="2018-08-29T10:45:00Z">
        <w:r>
          <w:rPr>
            <w:rFonts w:eastAsia="Times New Roman"/>
          </w:rPr>
          <w:t>2.3</w:t>
        </w:r>
      </w:ins>
      <w:r w:rsidR="006C2FAE" w:rsidRPr="006C2FAE">
        <w:rPr>
          <w:rFonts w:eastAsia="Times New Roman"/>
        </w:rPr>
        <w:t xml:space="preserve"> Current Technologies used in the area</w:t>
      </w:r>
      <w:bookmarkEnd w:id="76"/>
    </w:p>
    <w:p w:rsidR="006C2FAE" w:rsidRDefault="00294914" w:rsidP="00070BC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multiple systems which allow students to conduct simulated laboratory experiments with the use of computers.</w:t>
      </w:r>
      <w:r w:rsidR="00450208">
        <w:rPr>
          <w:rFonts w:ascii="Times New Roman" w:eastAsia="Times New Roman" w:hAnsi="Times New Roman" w:cs="Times New Roman"/>
          <w:sz w:val="24"/>
          <w:szCs w:val="24"/>
        </w:rPr>
        <w:t xml:space="preserve"> Students appreciate the instant feedback, flexible access, and repeatability of the experiments. Moreover, they are granted access to cutting-edge technology that night not otherwise be available.</w:t>
      </w:r>
      <w:r>
        <w:rPr>
          <w:rFonts w:ascii="Times New Roman" w:eastAsia="Times New Roman" w:hAnsi="Times New Roman" w:cs="Times New Roman"/>
          <w:sz w:val="24"/>
          <w:szCs w:val="24"/>
        </w:rPr>
        <w:t xml:space="preserve"> </w:t>
      </w:r>
      <w:r w:rsidRPr="006A6C9D">
        <w:rPr>
          <w:rFonts w:ascii="Times New Roman" w:eastAsia="Times New Roman" w:hAnsi="Times New Roman" w:cs="Times New Roman"/>
          <w:sz w:val="24"/>
          <w:szCs w:val="24"/>
        </w:rPr>
        <w:t xml:space="preserve">In </w:t>
      </w:r>
      <w:r w:rsidRPr="00294914">
        <w:rPr>
          <w:rFonts w:ascii="Times New Roman" w:eastAsia="Times New Roman" w:hAnsi="Times New Roman" w:cs="Times New Roman"/>
          <w:sz w:val="24"/>
          <w:szCs w:val="24"/>
        </w:rPr>
        <w:t xml:space="preserve">order to find the existing </w:t>
      </w:r>
      <w:r w:rsidRPr="006A6C9D">
        <w:rPr>
          <w:rFonts w:ascii="Times New Roman" w:eastAsia="Times New Roman" w:hAnsi="Times New Roman" w:cs="Times New Roman"/>
          <w:sz w:val="24"/>
          <w:szCs w:val="24"/>
        </w:rPr>
        <w:t xml:space="preserve">literature, </w:t>
      </w:r>
      <w:del w:id="79" w:author="Sharon Kaari" w:date="2018-08-29T10:45:00Z">
        <w:r w:rsidRPr="006A6C9D" w:rsidDel="008611F9">
          <w:rPr>
            <w:rFonts w:ascii="Times New Roman" w:eastAsia="Times New Roman" w:hAnsi="Times New Roman" w:cs="Times New Roman"/>
            <w:sz w:val="24"/>
            <w:szCs w:val="24"/>
          </w:rPr>
          <w:delText xml:space="preserve">we </w:delText>
        </w:r>
      </w:del>
      <w:ins w:id="80" w:author="Sharon Kaari" w:date="2018-08-29T10:45:00Z">
        <w:r w:rsidR="008611F9">
          <w:rPr>
            <w:rFonts w:ascii="Times New Roman" w:eastAsia="Times New Roman" w:hAnsi="Times New Roman" w:cs="Times New Roman"/>
            <w:sz w:val="24"/>
            <w:szCs w:val="24"/>
          </w:rPr>
          <w:t xml:space="preserve"> </w:t>
        </w:r>
        <w:r w:rsidR="008611F9" w:rsidRPr="006A6C9D">
          <w:rPr>
            <w:rFonts w:ascii="Times New Roman" w:eastAsia="Times New Roman" w:hAnsi="Times New Roman" w:cs="Times New Roman"/>
            <w:sz w:val="24"/>
            <w:szCs w:val="24"/>
          </w:rPr>
          <w:t xml:space="preserve"> </w:t>
        </w:r>
      </w:ins>
      <w:r w:rsidRPr="006A6C9D">
        <w:rPr>
          <w:rFonts w:ascii="Times New Roman" w:eastAsia="Times New Roman" w:hAnsi="Times New Roman" w:cs="Times New Roman"/>
          <w:sz w:val="24"/>
          <w:szCs w:val="24"/>
        </w:rPr>
        <w:t xml:space="preserve">focused on three </w:t>
      </w:r>
      <w:r w:rsidR="00120A70" w:rsidRPr="006A6C9D">
        <w:rPr>
          <w:rFonts w:ascii="Times New Roman" w:eastAsia="Times New Roman" w:hAnsi="Times New Roman" w:cs="Times New Roman"/>
          <w:sz w:val="24"/>
          <w:szCs w:val="24"/>
        </w:rPr>
        <w:t>simulation systems</w:t>
      </w:r>
      <w:r w:rsidRPr="00294914">
        <w:rPr>
          <w:rFonts w:ascii="Times New Roman" w:eastAsia="Times New Roman" w:hAnsi="Times New Roman" w:cs="Times New Roman"/>
          <w:sz w:val="24"/>
          <w:szCs w:val="24"/>
        </w:rPr>
        <w:t xml:space="preserve">: </w:t>
      </w:r>
      <w:proofErr w:type="spellStart"/>
      <w:r w:rsidR="00120A70" w:rsidRPr="006A6C9D">
        <w:rPr>
          <w:rFonts w:ascii="Times New Roman" w:eastAsia="Times New Roman" w:hAnsi="Times New Roman" w:cs="Times New Roman"/>
          <w:sz w:val="24"/>
          <w:szCs w:val="24"/>
        </w:rPr>
        <w:t>PhET</w:t>
      </w:r>
      <w:proofErr w:type="spellEnd"/>
      <w:r w:rsidR="00120A70" w:rsidRPr="006A6C9D">
        <w:rPr>
          <w:rFonts w:ascii="Times New Roman" w:eastAsia="Times New Roman" w:hAnsi="Times New Roman" w:cs="Times New Roman"/>
          <w:sz w:val="24"/>
          <w:szCs w:val="24"/>
        </w:rPr>
        <w:t xml:space="preserve"> Interactive Simulations</w:t>
      </w:r>
      <w:r w:rsidRPr="00294914">
        <w:rPr>
          <w:rFonts w:ascii="Times New Roman" w:eastAsia="Times New Roman" w:hAnsi="Times New Roman" w:cs="Times New Roman"/>
          <w:sz w:val="24"/>
          <w:szCs w:val="24"/>
        </w:rPr>
        <w:t>,</w:t>
      </w:r>
      <w:r w:rsidR="00F2273B" w:rsidRPr="006A6C9D">
        <w:rPr>
          <w:rFonts w:ascii="Times New Roman" w:eastAsia="Times New Roman" w:hAnsi="Times New Roman" w:cs="Times New Roman"/>
          <w:sz w:val="24"/>
          <w:szCs w:val="24"/>
        </w:rPr>
        <w:t xml:space="preserve"> </w:t>
      </w:r>
      <w:proofErr w:type="spellStart"/>
      <w:r w:rsidR="005643CA" w:rsidRPr="006A6C9D">
        <w:rPr>
          <w:rFonts w:ascii="Times New Roman" w:eastAsia="Times New Roman" w:hAnsi="Times New Roman" w:cs="Times New Roman"/>
          <w:sz w:val="24"/>
          <w:szCs w:val="24"/>
        </w:rPr>
        <w:t>ChemCollective</w:t>
      </w:r>
      <w:proofErr w:type="spellEnd"/>
      <w:r w:rsidRPr="00294914">
        <w:rPr>
          <w:rFonts w:ascii="Times New Roman" w:eastAsia="Times New Roman" w:hAnsi="Times New Roman" w:cs="Times New Roman"/>
          <w:sz w:val="24"/>
          <w:szCs w:val="24"/>
        </w:rPr>
        <w:t xml:space="preserve"> and </w:t>
      </w:r>
      <w:r w:rsidR="00F6725D" w:rsidRPr="006A6C9D">
        <w:rPr>
          <w:rFonts w:ascii="Times New Roman" w:eastAsia="Times New Roman" w:hAnsi="Times New Roman" w:cs="Times New Roman"/>
          <w:sz w:val="24"/>
          <w:szCs w:val="24"/>
        </w:rPr>
        <w:t>Virtual Chemistry Lab</w:t>
      </w:r>
      <w:r w:rsidR="003A7CC0">
        <w:rPr>
          <w:rFonts w:ascii="Times New Roman" w:eastAsia="Times New Roman" w:hAnsi="Times New Roman" w:cs="Times New Roman"/>
          <w:sz w:val="24"/>
          <w:szCs w:val="24"/>
        </w:rPr>
        <w:t>.</w:t>
      </w:r>
    </w:p>
    <w:p w:rsidR="00070BCB" w:rsidRDefault="00070BCB" w:rsidP="00D81A10">
      <w:pPr>
        <w:spacing w:after="0" w:line="360" w:lineRule="auto"/>
        <w:rPr>
          <w:rFonts w:ascii="Times New Roman" w:eastAsia="Times New Roman" w:hAnsi="Times New Roman" w:cs="Times New Roman"/>
          <w:sz w:val="24"/>
          <w:szCs w:val="24"/>
        </w:rPr>
      </w:pPr>
    </w:p>
    <w:p w:rsidR="006C2FAE" w:rsidRDefault="006C2FAE" w:rsidP="001D4729">
      <w:pPr>
        <w:pStyle w:val="Heading3"/>
        <w:numPr>
          <w:ilvl w:val="0"/>
          <w:numId w:val="0"/>
        </w:numPr>
        <w:rPr>
          <w:rFonts w:eastAsia="Times New Roman"/>
        </w:rPr>
      </w:pPr>
      <w:bookmarkStart w:id="81" w:name="_Toc523213569"/>
      <w:r w:rsidRPr="006C2FAE">
        <w:rPr>
          <w:rFonts w:eastAsia="Times New Roman"/>
        </w:rPr>
        <w:t xml:space="preserve">2.2.1 </w:t>
      </w:r>
      <w:r w:rsidR="00120A70" w:rsidRPr="00120A70">
        <w:t>PhET Interactive Simulations</w:t>
      </w:r>
      <w:r w:rsidRPr="006C2FAE">
        <w:rPr>
          <w:rFonts w:eastAsia="Times New Roman"/>
        </w:rPr>
        <w:t xml:space="preserve"> Technology</w:t>
      </w:r>
      <w:bookmarkEnd w:id="81"/>
    </w:p>
    <w:p w:rsidR="007B75C9" w:rsidRDefault="00E1326F"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Founded in 2002 at the University of Colorado Boulder</w:t>
      </w:r>
      <w:ins w:id="82" w:author="Sharon Kaari" w:date="2018-08-29T10:46:00Z">
        <w:r w:rsidR="008611F9">
          <w:rPr>
            <w:rFonts w:ascii="Times New Roman" w:eastAsia="Times New Roman" w:hAnsi="Times New Roman" w:cs="Times New Roman"/>
            <w:sz w:val="24"/>
            <w:szCs w:val="24"/>
          </w:rPr>
          <w:t>,</w:t>
        </w:r>
      </w:ins>
      <w:del w:id="83" w:author="Sharon Kaari" w:date="2018-08-29T10:46:00Z">
        <w:r w:rsidDel="008611F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84" w:author="Sharon Kaari" w:date="2018-08-29T10:46:00Z">
        <w:r w:rsidR="008611F9">
          <w:rPr>
            <w:rFonts w:ascii="Times New Roman" w:eastAsia="Times New Roman" w:hAnsi="Times New Roman" w:cs="Times New Roman"/>
            <w:sz w:val="24"/>
            <w:szCs w:val="24"/>
          </w:rPr>
          <w:t>t</w:t>
        </w:r>
      </w:ins>
      <w:del w:id="85" w:author="Sharon Kaari" w:date="2018-08-29T10:46:00Z">
        <w:r w:rsidDel="008611F9">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his system creates interactive math</w:t>
      </w:r>
      <w:r w:rsidR="00E06DCC">
        <w:rPr>
          <w:rFonts w:ascii="Times New Roman" w:eastAsia="Times New Roman" w:hAnsi="Times New Roman" w:cs="Times New Roman"/>
          <w:sz w:val="24"/>
          <w:szCs w:val="24"/>
        </w:rPr>
        <w:t>ematics</w:t>
      </w:r>
      <w:r w:rsidR="003D6E05">
        <w:rPr>
          <w:rFonts w:ascii="Times New Roman" w:eastAsia="Times New Roman" w:hAnsi="Times New Roman" w:cs="Times New Roman"/>
          <w:sz w:val="24"/>
          <w:szCs w:val="24"/>
        </w:rPr>
        <w:t xml:space="preserve"> and science simulations.</w:t>
      </w:r>
      <w:r w:rsidR="006417D3">
        <w:rPr>
          <w:rFonts w:ascii="Times New Roman" w:eastAsia="Times New Roman" w:hAnsi="Times New Roman" w:cs="Times New Roman"/>
          <w:sz w:val="24"/>
          <w:szCs w:val="24"/>
        </w:rPr>
        <w:t xml:space="preserve"> It is available for free on the web</w:t>
      </w:r>
      <w:r w:rsidR="00B51D19">
        <w:rPr>
          <w:rFonts w:ascii="Times New Roman" w:eastAsia="Times New Roman" w:hAnsi="Times New Roman" w:cs="Times New Roman"/>
          <w:sz w:val="24"/>
          <w:szCs w:val="24"/>
        </w:rPr>
        <w:t>site but for the</w:t>
      </w:r>
      <w:r w:rsidR="006417D3">
        <w:rPr>
          <w:rFonts w:ascii="Times New Roman" w:eastAsia="Times New Roman" w:hAnsi="Times New Roman" w:cs="Times New Roman"/>
          <w:sz w:val="24"/>
          <w:szCs w:val="24"/>
        </w:rPr>
        <w:t xml:space="preserve"> </w:t>
      </w:r>
      <w:r w:rsidR="006417D3">
        <w:rPr>
          <w:rFonts w:ascii="Times New Roman" w:eastAsia="Times New Roman" w:hAnsi="Times New Roman" w:cs="Times New Roman"/>
          <w:sz w:val="24"/>
          <w:szCs w:val="24"/>
        </w:rPr>
        <w:lastRenderedPageBreak/>
        <w:t xml:space="preserve">application </w:t>
      </w:r>
      <w:r w:rsidR="00B51D19">
        <w:rPr>
          <w:rFonts w:ascii="Times New Roman" w:eastAsia="Times New Roman" w:hAnsi="Times New Roman" w:cs="Times New Roman"/>
          <w:sz w:val="24"/>
          <w:szCs w:val="24"/>
        </w:rPr>
        <w:t xml:space="preserve">one needs to purchase it from Google </w:t>
      </w:r>
      <w:proofErr w:type="spellStart"/>
      <w:r w:rsidR="00B51D19">
        <w:rPr>
          <w:rFonts w:ascii="Times New Roman" w:eastAsia="Times New Roman" w:hAnsi="Times New Roman" w:cs="Times New Roman"/>
          <w:sz w:val="24"/>
          <w:szCs w:val="24"/>
        </w:rPr>
        <w:t>Playstore</w:t>
      </w:r>
      <w:proofErr w:type="spellEnd"/>
      <w:r w:rsidR="00B51D19">
        <w:rPr>
          <w:rFonts w:ascii="Times New Roman" w:eastAsia="Times New Roman" w:hAnsi="Times New Roman" w:cs="Times New Roman"/>
          <w:sz w:val="24"/>
          <w:szCs w:val="24"/>
        </w:rPr>
        <w:t xml:space="preserve"> </w:t>
      </w:r>
      <w:r w:rsidR="006417D3">
        <w:rPr>
          <w:rFonts w:ascii="Times New Roman" w:eastAsia="Times New Roman" w:hAnsi="Times New Roman" w:cs="Times New Roman"/>
          <w:sz w:val="24"/>
          <w:szCs w:val="24"/>
        </w:rPr>
        <w:t xml:space="preserve">for only </w:t>
      </w:r>
      <w:r w:rsidR="006417D3" w:rsidRPr="00D05BB9">
        <w:rPr>
          <w:rFonts w:ascii="Times New Roman" w:hAnsi="Times New Roman" w:cs="Times New Roman"/>
          <w:sz w:val="24"/>
          <w:szCs w:val="24"/>
        </w:rPr>
        <w:t>99</w:t>
      </w:r>
      <w:r w:rsidR="006417D3" w:rsidRPr="00D05BB9">
        <w:rPr>
          <w:sz w:val="24"/>
          <w:szCs w:val="24"/>
        </w:rPr>
        <w:t>¢</w:t>
      </w:r>
      <w:r w:rsidR="006417D3">
        <w:rPr>
          <w:rFonts w:ascii="Times New Roman" w:eastAsia="Times New Roman" w:hAnsi="Times New Roman" w:cs="Times New Roman"/>
          <w:sz w:val="24"/>
          <w:szCs w:val="24"/>
        </w:rPr>
        <w:t xml:space="preserve"> </w:t>
      </w:r>
      <w:r w:rsidR="007B75C9">
        <w:rPr>
          <w:rFonts w:ascii="Times New Roman" w:eastAsia="Times New Roman" w:hAnsi="Times New Roman" w:cs="Times New Roman"/>
          <w:sz w:val="24"/>
          <w:szCs w:val="24"/>
        </w:rPr>
        <w:t xml:space="preserve">(100 </w:t>
      </w:r>
      <w:proofErr w:type="spellStart"/>
      <w:r w:rsidR="007B75C9">
        <w:rPr>
          <w:rFonts w:ascii="Times New Roman" w:eastAsia="Times New Roman" w:hAnsi="Times New Roman" w:cs="Times New Roman"/>
          <w:sz w:val="24"/>
          <w:szCs w:val="24"/>
        </w:rPr>
        <w:t>K</w:t>
      </w:r>
      <w:r w:rsidR="00D05BB9">
        <w:rPr>
          <w:rFonts w:ascii="Times New Roman" w:eastAsia="Times New Roman" w:hAnsi="Times New Roman" w:cs="Times New Roman"/>
          <w:sz w:val="24"/>
          <w:szCs w:val="24"/>
        </w:rPr>
        <w:t>sh</w:t>
      </w:r>
      <w:proofErr w:type="spellEnd"/>
      <w:r w:rsidR="00D05BB9">
        <w:rPr>
          <w:rFonts w:ascii="Times New Roman" w:eastAsia="Times New Roman" w:hAnsi="Times New Roman" w:cs="Times New Roman"/>
          <w:sz w:val="24"/>
          <w:szCs w:val="24"/>
        </w:rPr>
        <w:t>)</w:t>
      </w:r>
      <w:r w:rsidR="006417D3">
        <w:rPr>
          <w:rFonts w:ascii="Times New Roman" w:eastAsia="Times New Roman" w:hAnsi="Times New Roman" w:cs="Times New Roman"/>
          <w:sz w:val="24"/>
          <w:szCs w:val="24"/>
        </w:rPr>
        <w:t xml:space="preserve">. </w:t>
      </w:r>
      <w:r w:rsidR="007B75C9">
        <w:rPr>
          <w:rFonts w:ascii="Times New Roman" w:eastAsia="Times New Roman" w:hAnsi="Times New Roman" w:cs="Times New Roman"/>
          <w:sz w:val="24"/>
          <w:szCs w:val="24"/>
        </w:rPr>
        <w:t>The app can be used in the classroom, at home and even offline.</w:t>
      </w:r>
    </w:p>
    <w:p w:rsidR="006417D3" w:rsidRDefault="00E06DCC"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simulations are written in Java and most of</w:t>
      </w:r>
      <w:r w:rsidR="00D00BB3">
        <w:rPr>
          <w:rFonts w:ascii="Times New Roman" w:eastAsia="Times New Roman" w:hAnsi="Times New Roman" w:cs="Times New Roman"/>
          <w:sz w:val="24"/>
          <w:szCs w:val="24"/>
        </w:rPr>
        <w:t xml:space="preserve"> them are in HTML5. They can </w:t>
      </w:r>
      <w:r>
        <w:rPr>
          <w:rFonts w:ascii="Times New Roman" w:eastAsia="Times New Roman" w:hAnsi="Times New Roman" w:cs="Times New Roman"/>
          <w:sz w:val="24"/>
          <w:szCs w:val="24"/>
        </w:rPr>
        <w:t xml:space="preserve">run online or </w:t>
      </w:r>
      <w:r w:rsidR="00D00BB3">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downloaded for later use. </w:t>
      </w:r>
      <w:r w:rsidR="007B75C9">
        <w:rPr>
          <w:rFonts w:ascii="Times New Roman" w:hAnsi="Times New Roman" w:cs="Times New Roman"/>
          <w:sz w:val="24"/>
          <w:szCs w:val="24"/>
        </w:rPr>
        <w:t xml:space="preserve">More simulations are added </w:t>
      </w:r>
      <w:r w:rsidR="006E5032">
        <w:rPr>
          <w:rFonts w:ascii="Times New Roman" w:hAnsi="Times New Roman" w:cs="Times New Roman"/>
          <w:sz w:val="24"/>
          <w:szCs w:val="24"/>
        </w:rPr>
        <w:t>as they are developed, and currently</w:t>
      </w:r>
      <w:r w:rsidR="007B75C9" w:rsidRPr="006417D3">
        <w:rPr>
          <w:rFonts w:ascii="Times New Roman" w:hAnsi="Times New Roman" w:cs="Times New Roman"/>
          <w:sz w:val="24"/>
          <w:szCs w:val="24"/>
        </w:rPr>
        <w:t xml:space="preserve"> </w:t>
      </w:r>
      <w:r w:rsidR="008751A4">
        <w:rPr>
          <w:rFonts w:ascii="Times New Roman" w:hAnsi="Times New Roman" w:cs="Times New Roman"/>
          <w:sz w:val="24"/>
          <w:szCs w:val="24"/>
        </w:rPr>
        <w:t>the website has</w:t>
      </w:r>
      <w:r w:rsidR="007B75C9" w:rsidRPr="006417D3">
        <w:rPr>
          <w:rFonts w:ascii="Times New Roman" w:hAnsi="Times New Roman" w:cs="Times New Roman"/>
          <w:sz w:val="24"/>
          <w:szCs w:val="24"/>
        </w:rPr>
        <w:t xml:space="preserve"> </w:t>
      </w:r>
      <w:r w:rsidR="007B75C9">
        <w:rPr>
          <w:rFonts w:ascii="Times New Roman" w:hAnsi="Times New Roman" w:cs="Times New Roman"/>
          <w:sz w:val="24"/>
          <w:szCs w:val="24"/>
        </w:rPr>
        <w:t xml:space="preserve">over </w:t>
      </w:r>
      <w:r w:rsidR="007B75C9" w:rsidRPr="006417D3">
        <w:rPr>
          <w:rFonts w:ascii="Times New Roman" w:hAnsi="Times New Roman" w:cs="Times New Roman"/>
          <w:sz w:val="24"/>
          <w:szCs w:val="24"/>
        </w:rPr>
        <w:t>134 different simulations, encompassing Physics, Biology, Chemistry, Earth Science, and Math</w:t>
      </w:r>
      <w:r w:rsidR="007B75C9">
        <w:rPr>
          <w:rFonts w:ascii="Times New Roman" w:hAnsi="Times New Roman" w:cs="Times New Roman"/>
          <w:sz w:val="24"/>
          <w:szCs w:val="24"/>
        </w:rPr>
        <w:t>, at all different grade levels</w:t>
      </w:r>
      <w:r w:rsidR="007B75C9">
        <w:rPr>
          <w:rFonts w:ascii="Times New Roman" w:eastAsia="Times New Roman" w:hAnsi="Times New Roman" w:cs="Times New Roman"/>
          <w:sz w:val="24"/>
          <w:szCs w:val="24"/>
        </w:rPr>
        <w:t>.</w:t>
      </w:r>
    </w:p>
    <w:p w:rsidR="009E7B2E" w:rsidRDefault="009E7B2E" w:rsidP="00D81A10">
      <w:pPr>
        <w:spacing w:after="0" w:line="360" w:lineRule="auto"/>
        <w:rPr>
          <w:rFonts w:ascii="Times New Roman" w:eastAsia="Times New Roman" w:hAnsi="Times New Roman" w:cs="Times New Roman"/>
          <w:sz w:val="24"/>
          <w:szCs w:val="24"/>
        </w:rPr>
      </w:pPr>
    </w:p>
    <w:p w:rsidR="009E7B2E" w:rsidRDefault="009E7B2E" w:rsidP="00D81A10">
      <w:pPr>
        <w:spacing w:after="0" w:line="360" w:lineRule="auto"/>
        <w:rPr>
          <w:rFonts w:ascii="Times New Roman" w:eastAsia="Times New Roman" w:hAnsi="Times New Roman" w:cs="Times New Roman"/>
          <w:sz w:val="24"/>
          <w:szCs w:val="24"/>
        </w:rPr>
      </w:pPr>
      <w:r>
        <w:rPr>
          <w:noProof/>
        </w:rPr>
        <w:drawing>
          <wp:inline distT="0" distB="0" distL="0" distR="0" wp14:anchorId="7A49BE48" wp14:editId="7A15BE99">
            <wp:extent cx="5255895" cy="3945255"/>
            <wp:effectExtent l="0" t="0" r="1905" b="0"/>
            <wp:docPr id="5" name="Picture 5" descr="https://i2.wp.com/geekdad.com/wp-content/uploads/sites/3/2016/11/PhET-ap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geekdad.com/wp-content/uploads/sites/3/2016/11/PhET-app-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895" cy="3945255"/>
                    </a:xfrm>
                    <a:prstGeom prst="rect">
                      <a:avLst/>
                    </a:prstGeom>
                    <a:noFill/>
                    <a:ln>
                      <a:noFill/>
                    </a:ln>
                  </pic:spPr>
                </pic:pic>
              </a:graphicData>
            </a:graphic>
          </wp:inline>
        </w:drawing>
      </w:r>
    </w:p>
    <w:p w:rsidR="009E7B2E" w:rsidRDefault="009E7B2E"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Variety of math and science options</w:t>
      </w:r>
      <w:ins w:id="86" w:author="Sharon Kaari" w:date="2018-08-29T10:48:00Z">
        <w:r w:rsidR="008611F9">
          <w:rPr>
            <w:rFonts w:ascii="Times New Roman" w:eastAsia="Times New Roman" w:hAnsi="Times New Roman" w:cs="Times New Roman"/>
            <w:sz w:val="24"/>
            <w:szCs w:val="24"/>
          </w:rPr>
          <w:t xml:space="preserve"> cite</w:t>
        </w:r>
      </w:ins>
    </w:p>
    <w:p w:rsidR="009E7B2E" w:rsidRDefault="009E7B2E" w:rsidP="00D81A10">
      <w:pPr>
        <w:spacing w:after="0" w:line="360" w:lineRule="auto"/>
        <w:rPr>
          <w:rFonts w:ascii="Times New Roman" w:eastAsia="Times New Roman" w:hAnsi="Times New Roman" w:cs="Times New Roman"/>
          <w:sz w:val="24"/>
          <w:szCs w:val="24"/>
        </w:rPr>
      </w:pPr>
    </w:p>
    <w:p w:rsidR="006A1FFC" w:rsidRDefault="006A1FFC"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can take a look at the simulations by subject or grade leve</w:t>
      </w:r>
      <w:r w:rsidR="00501D69">
        <w:rPr>
          <w:rFonts w:ascii="Times New Roman" w:eastAsia="Times New Roman" w:hAnsi="Times New Roman" w:cs="Times New Roman"/>
          <w:sz w:val="24"/>
          <w:szCs w:val="24"/>
        </w:rPr>
        <w:t>l, view simulations marked as your favorites or search by keyword. Tapping the “</w:t>
      </w:r>
      <w:proofErr w:type="spellStart"/>
      <w:r w:rsidR="00501D69">
        <w:rPr>
          <w:rFonts w:ascii="Times New Roman" w:eastAsia="Times New Roman" w:hAnsi="Times New Roman" w:cs="Times New Roman"/>
          <w:sz w:val="24"/>
          <w:szCs w:val="24"/>
        </w:rPr>
        <w:t>i</w:t>
      </w:r>
      <w:proofErr w:type="spellEnd"/>
      <w:r w:rsidR="00501D69">
        <w:rPr>
          <w:rFonts w:ascii="Times New Roman" w:eastAsia="Times New Roman" w:hAnsi="Times New Roman" w:cs="Times New Roman"/>
          <w:sz w:val="24"/>
          <w:szCs w:val="24"/>
        </w:rPr>
        <w:t xml:space="preserve">” next to each simulation </w:t>
      </w:r>
      <w:r w:rsidR="003E2194">
        <w:rPr>
          <w:rFonts w:ascii="Times New Roman" w:eastAsia="Times New Roman" w:hAnsi="Times New Roman" w:cs="Times New Roman"/>
          <w:sz w:val="24"/>
          <w:szCs w:val="24"/>
        </w:rPr>
        <w:t>displays</w:t>
      </w:r>
      <w:r w:rsidR="00501D69">
        <w:rPr>
          <w:rFonts w:ascii="Times New Roman" w:eastAsia="Times New Roman" w:hAnsi="Times New Roman" w:cs="Times New Roman"/>
          <w:sz w:val="24"/>
          <w:szCs w:val="24"/>
        </w:rPr>
        <w:t xml:space="preserve"> a brief description and which topic it covers.</w:t>
      </w:r>
    </w:p>
    <w:p w:rsidR="003D6E05" w:rsidRDefault="00E06DCC"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help students engage in science and mathematics, PhET simulations are developed using concise design principles such as use of multiple representations e.g. object motion, graphs etc., interactivity between the user and the system components</w:t>
      </w:r>
      <w:r w:rsidR="003D6E05">
        <w:rPr>
          <w:rFonts w:ascii="Times New Roman" w:eastAsia="Times New Roman" w:hAnsi="Times New Roman" w:cs="Times New Roman"/>
          <w:sz w:val="24"/>
          <w:szCs w:val="24"/>
        </w:rPr>
        <w:t xml:space="preserve">. </w:t>
      </w:r>
    </w:p>
    <w:p w:rsidR="003D6E05" w:rsidRDefault="003D6E05"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Several tools in the simulations provide an interactive experience: click and drag to interact with simulation features, use of sliders to increase and decrease parameters, options with radio buttons, taking if measurements with various instruments – rulers, thermometers, stopwatches.</w:t>
      </w:r>
    </w:p>
    <w:p w:rsidR="00E1326F" w:rsidRDefault="003D6E05" w:rsidP="00D81A10">
      <w:pPr>
        <w:spacing w:after="0" w:line="360" w:lineRule="auto"/>
        <w:rPr>
          <w:ins w:id="87" w:author="Sharon Kaari" w:date="2018-08-29T10:47:00Z"/>
          <w:rFonts w:ascii="Times New Roman" w:hAnsi="Times New Roman" w:cs="Times New Roman"/>
          <w:sz w:val="24"/>
          <w:szCs w:val="24"/>
        </w:rPr>
      </w:pPr>
      <w:r w:rsidRPr="003D6E05">
        <w:rPr>
          <w:rFonts w:ascii="Times New Roman" w:hAnsi="Times New Roman" w:cs="Times New Roman"/>
          <w:sz w:val="24"/>
          <w:szCs w:val="24"/>
        </w:rPr>
        <w:t>As users interact with these tools, they get immediate feedback about the effect of the changes they made. This allows them to investigate cause-and-effect relationships and answer scientific questions through exploration of the simulation.</w:t>
      </w:r>
    </w:p>
    <w:p w:rsidR="008611F9" w:rsidRPr="003D6E05" w:rsidRDefault="008611F9" w:rsidP="00D81A10">
      <w:pPr>
        <w:spacing w:after="0" w:line="360" w:lineRule="auto"/>
        <w:rPr>
          <w:rFonts w:ascii="Times New Roman" w:eastAsia="Times New Roman" w:hAnsi="Times New Roman" w:cs="Times New Roman"/>
          <w:sz w:val="24"/>
          <w:szCs w:val="24"/>
        </w:rPr>
      </w:pPr>
      <w:ins w:id="88" w:author="Sharon Kaari" w:date="2018-08-29T10:47:00Z">
        <w:r>
          <w:rPr>
            <w:rFonts w:ascii="Times New Roman" w:hAnsi="Times New Roman" w:cs="Times New Roman"/>
            <w:sz w:val="24"/>
            <w:szCs w:val="24"/>
          </w:rPr>
          <w:t>Provide citations… Is there only one category of user?</w:t>
        </w:r>
      </w:ins>
    </w:p>
    <w:p w:rsidR="007B75C9" w:rsidRDefault="007B75C9" w:rsidP="00D81A10">
      <w:pPr>
        <w:spacing w:after="0" w:line="360" w:lineRule="auto"/>
        <w:rPr>
          <w:noProof/>
        </w:rPr>
      </w:pPr>
      <w:r>
        <w:rPr>
          <w:noProof/>
        </w:rPr>
        <w:t xml:space="preserve">  </w:t>
      </w:r>
    </w:p>
    <w:p w:rsidR="00412B71" w:rsidRDefault="00412B71" w:rsidP="00D81A10">
      <w:pPr>
        <w:spacing w:after="0" w:line="360" w:lineRule="auto"/>
        <w:rPr>
          <w:noProof/>
        </w:rPr>
      </w:pPr>
    </w:p>
    <w:p w:rsidR="006C2FAE" w:rsidRDefault="0031344C" w:rsidP="00D81A10">
      <w:pPr>
        <w:spacing w:after="0" w:line="360" w:lineRule="auto"/>
        <w:rPr>
          <w:rFonts w:ascii="Times New Roman" w:eastAsia="Times New Roman" w:hAnsi="Times New Roman" w:cs="Times New Roman"/>
          <w:b/>
          <w:sz w:val="24"/>
          <w:szCs w:val="24"/>
        </w:rPr>
      </w:pPr>
      <w:r>
        <w:rPr>
          <w:noProof/>
        </w:rPr>
        <w:drawing>
          <wp:inline distT="0" distB="0" distL="0" distR="0" wp14:anchorId="20EA7A15" wp14:editId="14F2CD32">
            <wp:extent cx="5943600" cy="294682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59"/>
                    <a:stretch/>
                  </pic:blipFill>
                  <pic:spPr bwMode="auto">
                    <a:xfrm>
                      <a:off x="0" y="0"/>
                      <a:ext cx="5943600" cy="2946822"/>
                    </a:xfrm>
                    <a:prstGeom prst="rect">
                      <a:avLst/>
                    </a:prstGeom>
                    <a:ln>
                      <a:noFill/>
                    </a:ln>
                    <a:extLst>
                      <a:ext uri="{53640926-AAD7-44D8-BBD7-CCE9431645EC}">
                        <a14:shadowObscured xmlns:a14="http://schemas.microsoft.com/office/drawing/2010/main"/>
                      </a:ext>
                    </a:extLst>
                  </pic:spPr>
                </pic:pic>
              </a:graphicData>
            </a:graphic>
          </wp:inline>
        </w:drawing>
      </w:r>
    </w:p>
    <w:p w:rsidR="006C2FAE" w:rsidRDefault="007B75C9"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r w:rsidR="00914E62">
        <w:rPr>
          <w:rFonts w:ascii="Times New Roman" w:eastAsia="Times New Roman" w:hAnsi="Times New Roman" w:cs="Times New Roman"/>
          <w:sz w:val="24"/>
          <w:szCs w:val="24"/>
        </w:rPr>
        <w:t xml:space="preserve"> </w:t>
      </w:r>
      <w:r w:rsidR="00E1326F">
        <w:rPr>
          <w:rFonts w:ascii="Times New Roman" w:eastAsia="Times New Roman" w:hAnsi="Times New Roman" w:cs="Times New Roman"/>
          <w:sz w:val="24"/>
          <w:szCs w:val="24"/>
        </w:rPr>
        <w:t xml:space="preserve">Simulation of </w:t>
      </w:r>
      <w:r w:rsidR="00AE22CC">
        <w:rPr>
          <w:rFonts w:ascii="Times New Roman" w:eastAsia="Times New Roman" w:hAnsi="Times New Roman" w:cs="Times New Roman"/>
          <w:sz w:val="24"/>
          <w:szCs w:val="24"/>
        </w:rPr>
        <w:t xml:space="preserve">pH </w:t>
      </w:r>
      <w:proofErr w:type="gramStart"/>
      <w:r w:rsidR="00AE22CC">
        <w:rPr>
          <w:rFonts w:ascii="Times New Roman" w:eastAsia="Times New Roman" w:hAnsi="Times New Roman" w:cs="Times New Roman"/>
          <w:sz w:val="24"/>
          <w:szCs w:val="24"/>
        </w:rPr>
        <w:t xml:space="preserve">Scale  </w:t>
      </w:r>
      <w:ins w:id="89" w:author="Sharon Kaari" w:date="2018-08-29T10:48:00Z">
        <w:r w:rsidR="008611F9">
          <w:rPr>
            <w:rFonts w:ascii="Times New Roman" w:eastAsia="Times New Roman" w:hAnsi="Times New Roman" w:cs="Times New Roman"/>
            <w:sz w:val="24"/>
            <w:szCs w:val="24"/>
          </w:rPr>
          <w:t>cite</w:t>
        </w:r>
      </w:ins>
      <w:proofErr w:type="gramEnd"/>
    </w:p>
    <w:p w:rsidR="006C2FAE" w:rsidRDefault="006C2FAE" w:rsidP="00D81A10">
      <w:pPr>
        <w:spacing w:after="0" w:line="360" w:lineRule="auto"/>
        <w:rPr>
          <w:rFonts w:ascii="Times New Roman" w:eastAsia="Times New Roman" w:hAnsi="Times New Roman" w:cs="Times New Roman"/>
          <w:sz w:val="24"/>
          <w:szCs w:val="24"/>
        </w:rPr>
      </w:pP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Default="006C2FAE" w:rsidP="001D4729">
      <w:pPr>
        <w:pStyle w:val="Heading3"/>
        <w:numPr>
          <w:ilvl w:val="0"/>
          <w:numId w:val="0"/>
        </w:numPr>
        <w:rPr>
          <w:rFonts w:eastAsia="Times New Roman"/>
        </w:rPr>
      </w:pPr>
      <w:bookmarkStart w:id="90" w:name="_Toc523213570"/>
      <w:r w:rsidRPr="006C2FAE">
        <w:rPr>
          <w:rFonts w:eastAsia="Times New Roman"/>
        </w:rPr>
        <w:t xml:space="preserve">2.2.2 </w:t>
      </w:r>
      <w:proofErr w:type="spellStart"/>
      <w:r w:rsidR="00DB33D7">
        <w:rPr>
          <w:rFonts w:eastAsia="Times New Roman"/>
        </w:rPr>
        <w:t>ChemCollective</w:t>
      </w:r>
      <w:proofErr w:type="spellEnd"/>
      <w:r w:rsidR="00F6725D">
        <w:rPr>
          <w:rFonts w:eastAsia="Times New Roman"/>
        </w:rPr>
        <w:t xml:space="preserve"> </w:t>
      </w:r>
      <w:r w:rsidRPr="006C2FAE">
        <w:rPr>
          <w:rFonts w:eastAsia="Times New Roman"/>
        </w:rPr>
        <w:t>Technology</w:t>
      </w:r>
      <w:bookmarkEnd w:id="90"/>
      <w:r w:rsidRPr="006C2FAE">
        <w:rPr>
          <w:rFonts w:eastAsia="Times New Roman"/>
        </w:rPr>
        <w:t xml:space="preserve"> </w:t>
      </w:r>
    </w:p>
    <w:p w:rsidR="00450208" w:rsidRDefault="00450208" w:rsidP="00D81A10">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ChemCollective</w:t>
      </w:r>
      <w:proofErr w:type="spellEnd"/>
      <w:r>
        <w:rPr>
          <w:rFonts w:ascii="Times New Roman" w:hAnsi="Times New Roman" w:cs="Times New Roman"/>
          <w:sz w:val="24"/>
          <w:szCs w:val="24"/>
        </w:rPr>
        <w:t xml:space="preserve"> is a collection of virtual labs, scenario-based learning activities, tutorials and concept tests for Chemistry. Teachers can use this content for their own laboratories, for alternatives to textbooks and for individual or team based experiments. I</w:t>
      </w:r>
      <w:r w:rsidR="00F94E97">
        <w:rPr>
          <w:rFonts w:ascii="Times New Roman" w:hAnsi="Times New Roman" w:cs="Times New Roman"/>
          <w:sz w:val="24"/>
          <w:szCs w:val="24"/>
        </w:rPr>
        <w:t>t offers online simulations of C</w:t>
      </w:r>
      <w:r>
        <w:rPr>
          <w:rFonts w:ascii="Times New Roman" w:hAnsi="Times New Roman" w:cs="Times New Roman"/>
          <w:sz w:val="24"/>
          <w:szCs w:val="24"/>
        </w:rPr>
        <w:t>hemistry labs designed to allow learners to select from hundreds of standard reagents and manipulate them as within a real lab, but without the added cost of real equipment and potential hazards.</w:t>
      </w:r>
    </w:p>
    <w:p w:rsidR="00CF30A2" w:rsidRPr="00CF30A2" w:rsidRDefault="00CF30A2" w:rsidP="00D81A10">
      <w:pPr>
        <w:spacing w:after="0" w:line="360" w:lineRule="auto"/>
        <w:rPr>
          <w:rFonts w:ascii="Times New Roman" w:eastAsia="Times New Roman" w:hAnsi="Times New Roman" w:cs="Times New Roman"/>
          <w:sz w:val="24"/>
          <w:szCs w:val="24"/>
        </w:rPr>
      </w:pPr>
      <w:r w:rsidRPr="00CF30A2">
        <w:rPr>
          <w:rFonts w:ascii="Times New Roman" w:hAnsi="Times New Roman" w:cs="Times New Roman"/>
          <w:sz w:val="24"/>
          <w:szCs w:val="24"/>
        </w:rPr>
        <w:lastRenderedPageBreak/>
        <w:t>Within virtual labs, students have activities to set up practical equipment. The workbench allows students to complete titrations, make standard solutions and carry out many more protocols</w:t>
      </w:r>
      <w:r>
        <w:rPr>
          <w:rFonts w:ascii="Times New Roman" w:hAnsi="Times New Roman" w:cs="Times New Roman"/>
          <w:sz w:val="24"/>
          <w:szCs w:val="24"/>
        </w:rPr>
        <w:t>. T</w:t>
      </w:r>
      <w:r w:rsidRPr="00CF30A2">
        <w:rPr>
          <w:rFonts w:ascii="Times New Roman" w:hAnsi="Times New Roman" w:cs="Times New Roman"/>
          <w:sz w:val="24"/>
          <w:szCs w:val="24"/>
        </w:rPr>
        <w:t>he majo</w:t>
      </w:r>
      <w:r>
        <w:rPr>
          <w:rFonts w:ascii="Times New Roman" w:hAnsi="Times New Roman" w:cs="Times New Roman"/>
          <w:sz w:val="24"/>
          <w:szCs w:val="24"/>
        </w:rPr>
        <w:t>r advantage of the virtual lab is that</w:t>
      </w:r>
      <w:r w:rsidRPr="00CF30A2">
        <w:rPr>
          <w:rFonts w:ascii="Times New Roman" w:hAnsi="Times New Roman" w:cs="Times New Roman"/>
          <w:sz w:val="24"/>
          <w:szCs w:val="24"/>
        </w:rPr>
        <w:t xml:space="preserve"> students are given a choice of which equipment to use and will only get a correct answer once the experiment is set up correctly. This is helpful when teaching core practical skills for assessment.</w:t>
      </w:r>
      <w:ins w:id="91" w:author="Sharon Kaari" w:date="2018-08-29T10:48:00Z">
        <w:r w:rsidR="008611F9">
          <w:rPr>
            <w:rFonts w:ascii="Times New Roman" w:hAnsi="Times New Roman" w:cs="Times New Roman"/>
            <w:sz w:val="24"/>
            <w:szCs w:val="24"/>
          </w:rPr>
          <w:t xml:space="preserve"> Provide citations</w:t>
        </w:r>
      </w:ins>
    </w:p>
    <w:p w:rsidR="006C2FAE" w:rsidRDefault="006C2FAE" w:rsidP="00D81A10">
      <w:pPr>
        <w:spacing w:after="0" w:line="360" w:lineRule="auto"/>
        <w:rPr>
          <w:rFonts w:ascii="Times New Roman" w:eastAsia="Times New Roman" w:hAnsi="Times New Roman" w:cs="Times New Roman"/>
          <w:sz w:val="24"/>
          <w:szCs w:val="24"/>
        </w:rPr>
      </w:pPr>
    </w:p>
    <w:p w:rsidR="00F94E97" w:rsidRPr="006C2FAE" w:rsidRDefault="009E7B2E" w:rsidP="00D81A10">
      <w:pPr>
        <w:spacing w:after="0" w:line="360" w:lineRule="auto"/>
        <w:rPr>
          <w:rFonts w:ascii="Times New Roman" w:eastAsia="Times New Roman" w:hAnsi="Times New Roman" w:cs="Times New Roman"/>
          <w:sz w:val="24"/>
          <w:szCs w:val="24"/>
        </w:rPr>
      </w:pPr>
      <w:r>
        <w:rPr>
          <w:noProof/>
        </w:rPr>
        <w:drawing>
          <wp:inline distT="0" distB="0" distL="0" distR="0" wp14:anchorId="7FD8D727" wp14:editId="50497D1E">
            <wp:extent cx="5943600" cy="486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5370"/>
                    </a:xfrm>
                    <a:prstGeom prst="rect">
                      <a:avLst/>
                    </a:prstGeom>
                  </pic:spPr>
                </pic:pic>
              </a:graphicData>
            </a:graphic>
          </wp:inline>
        </w:drawing>
      </w:r>
    </w:p>
    <w:p w:rsidR="006C2FAE" w:rsidRDefault="006C2FAE" w:rsidP="00D81A10">
      <w:pPr>
        <w:spacing w:after="0" w:line="360" w:lineRule="auto"/>
        <w:rPr>
          <w:rFonts w:ascii="Times New Roman" w:eastAsia="Times New Roman" w:hAnsi="Times New Roman" w:cs="Times New Roman"/>
          <w:sz w:val="24"/>
          <w:szCs w:val="24"/>
        </w:rPr>
      </w:pPr>
      <w:r w:rsidRPr="006C2FAE">
        <w:rPr>
          <w:rFonts w:ascii="Times New Roman" w:eastAsia="Times New Roman" w:hAnsi="Times New Roman" w:cs="Times New Roman"/>
          <w:sz w:val="24"/>
          <w:szCs w:val="24"/>
        </w:rPr>
        <w:t xml:space="preserve">Figure 2.3 </w:t>
      </w:r>
      <w:r w:rsidR="00B8438B">
        <w:rPr>
          <w:rFonts w:ascii="Times New Roman" w:eastAsia="Times New Roman" w:hAnsi="Times New Roman" w:cs="Times New Roman"/>
          <w:sz w:val="24"/>
          <w:szCs w:val="24"/>
        </w:rPr>
        <w:t>Conduction of a Concentration</w:t>
      </w:r>
      <w:r w:rsidR="002D5DA0">
        <w:rPr>
          <w:rFonts w:ascii="Times New Roman" w:eastAsia="Times New Roman" w:hAnsi="Times New Roman" w:cs="Times New Roman"/>
          <w:sz w:val="24"/>
          <w:szCs w:val="24"/>
        </w:rPr>
        <w:t xml:space="preserve"> Experiment</w:t>
      </w:r>
      <w:ins w:id="92" w:author="Sharon Kaari" w:date="2018-08-29T10:48:00Z">
        <w:r w:rsidR="008611F9">
          <w:rPr>
            <w:rFonts w:ascii="Times New Roman" w:eastAsia="Times New Roman" w:hAnsi="Times New Roman" w:cs="Times New Roman"/>
            <w:sz w:val="24"/>
            <w:szCs w:val="24"/>
          </w:rPr>
          <w:t xml:space="preserve"> cite</w:t>
        </w:r>
      </w:ins>
    </w:p>
    <w:p w:rsidR="006C2FAE" w:rsidRDefault="006C2FAE" w:rsidP="00D81A10">
      <w:pPr>
        <w:spacing w:after="0" w:line="360" w:lineRule="auto"/>
        <w:rPr>
          <w:rFonts w:ascii="Times New Roman" w:eastAsia="Times New Roman" w:hAnsi="Times New Roman" w:cs="Times New Roman"/>
          <w:sz w:val="24"/>
          <w:szCs w:val="24"/>
        </w:rPr>
      </w:pP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Default="006C2FAE" w:rsidP="001D4729">
      <w:pPr>
        <w:pStyle w:val="Heading3"/>
        <w:numPr>
          <w:ilvl w:val="0"/>
          <w:numId w:val="0"/>
        </w:numPr>
        <w:rPr>
          <w:rFonts w:eastAsia="Times New Roman"/>
        </w:rPr>
      </w:pPr>
      <w:bookmarkStart w:id="93" w:name="_Toc523213571"/>
      <w:r w:rsidRPr="006C2FAE">
        <w:rPr>
          <w:rFonts w:eastAsia="Times New Roman"/>
        </w:rPr>
        <w:t xml:space="preserve">2.2.3 </w:t>
      </w:r>
      <w:r w:rsidR="00F6725D">
        <w:rPr>
          <w:rFonts w:eastAsia="Times New Roman"/>
        </w:rPr>
        <w:t xml:space="preserve">Virtual Chemistry Lab </w:t>
      </w:r>
      <w:r w:rsidRPr="006C2FAE">
        <w:rPr>
          <w:rFonts w:eastAsia="Times New Roman"/>
        </w:rPr>
        <w:t>Technology</w:t>
      </w:r>
      <w:bookmarkEnd w:id="93"/>
      <w:r w:rsidRPr="006C2FAE">
        <w:rPr>
          <w:rFonts w:eastAsia="Times New Roman"/>
        </w:rPr>
        <w:t xml:space="preserve"> </w:t>
      </w:r>
    </w:p>
    <w:p w:rsidR="0034772D" w:rsidRDefault="002679B1"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Lab </w:t>
      </w:r>
      <w:r w:rsidR="00F76518">
        <w:rPr>
          <w:rFonts w:ascii="Times New Roman" w:eastAsia="Times New Roman" w:hAnsi="Times New Roman" w:cs="Times New Roman"/>
          <w:sz w:val="24"/>
          <w:szCs w:val="24"/>
        </w:rPr>
        <w:t>is an application based simulation system that is a</w:t>
      </w:r>
      <w:r w:rsidR="00F76518" w:rsidRPr="00F76518">
        <w:rPr>
          <w:rFonts w:ascii="Times New Roman" w:eastAsia="Times New Roman" w:hAnsi="Times New Roman" w:cs="Times New Roman"/>
          <w:sz w:val="24"/>
          <w:szCs w:val="24"/>
        </w:rPr>
        <w:t>vailable for Microsoft</w:t>
      </w:r>
      <w:r w:rsidR="00F76518">
        <w:rPr>
          <w:rFonts w:ascii="Times New Roman" w:eastAsia="Times New Roman" w:hAnsi="Times New Roman" w:cs="Times New Roman"/>
          <w:sz w:val="24"/>
          <w:szCs w:val="24"/>
        </w:rPr>
        <w:t xml:space="preserve">’s Windows and Apple’s Mac OS X. It </w:t>
      </w:r>
      <w:r>
        <w:rPr>
          <w:rFonts w:ascii="Times New Roman" w:eastAsia="Times New Roman" w:hAnsi="Times New Roman" w:cs="Times New Roman"/>
          <w:sz w:val="24"/>
          <w:szCs w:val="24"/>
        </w:rPr>
        <w:t>includes</w:t>
      </w:r>
      <w:r w:rsidR="00243C6C">
        <w:rPr>
          <w:rFonts w:ascii="Times New Roman" w:eastAsia="Times New Roman" w:hAnsi="Times New Roman" w:cs="Times New Roman"/>
          <w:sz w:val="24"/>
          <w:szCs w:val="24"/>
        </w:rPr>
        <w:t xml:space="preserve"> lab</w:t>
      </w:r>
      <w:r w:rsidR="002F06EC" w:rsidRPr="002F06EC">
        <w:rPr>
          <w:rFonts w:ascii="Times New Roman" w:eastAsia="Times New Roman" w:hAnsi="Times New Roman" w:cs="Times New Roman"/>
          <w:sz w:val="24"/>
          <w:szCs w:val="24"/>
        </w:rPr>
        <w:t xml:space="preserve"> experiments which are acco</w:t>
      </w:r>
      <w:r w:rsidR="00243C6C">
        <w:rPr>
          <w:rFonts w:ascii="Times New Roman" w:eastAsia="Times New Roman" w:hAnsi="Times New Roman" w:cs="Times New Roman"/>
          <w:sz w:val="24"/>
          <w:szCs w:val="24"/>
        </w:rPr>
        <w:t xml:space="preserve">mplished through the use of </w:t>
      </w:r>
      <w:r w:rsidR="002F06EC" w:rsidRPr="002F06EC">
        <w:rPr>
          <w:rFonts w:ascii="Times New Roman" w:eastAsia="Times New Roman" w:hAnsi="Times New Roman" w:cs="Times New Roman"/>
          <w:sz w:val="24"/>
          <w:szCs w:val="24"/>
        </w:rPr>
        <w:lastRenderedPageBreak/>
        <w:t>real-time 3D graphics and pre-rendered animation.</w:t>
      </w:r>
      <w:r w:rsidR="0034772D">
        <w:rPr>
          <w:rFonts w:ascii="Times New Roman" w:eastAsia="Times New Roman" w:hAnsi="Times New Roman" w:cs="Times New Roman"/>
          <w:sz w:val="24"/>
          <w:szCs w:val="24"/>
        </w:rPr>
        <w:t xml:space="preserve"> It requires </w:t>
      </w:r>
      <w:r w:rsidR="0034772D" w:rsidRPr="0034772D">
        <w:rPr>
          <w:rFonts w:ascii="Times New Roman" w:eastAsia="Times New Roman" w:hAnsi="Times New Roman" w:cs="Times New Roman"/>
          <w:sz w:val="24"/>
          <w:szCs w:val="24"/>
        </w:rPr>
        <w:t>Windows</w:t>
      </w:r>
      <w:r w:rsidR="0034772D">
        <w:rPr>
          <w:rFonts w:ascii="Times New Roman" w:eastAsia="Times New Roman" w:hAnsi="Times New Roman" w:cs="Times New Roman"/>
          <w:sz w:val="24"/>
          <w:szCs w:val="24"/>
        </w:rPr>
        <w:t xml:space="preserve"> 8.1 or an older version whereas on</w:t>
      </w:r>
      <w:r w:rsidR="0034772D" w:rsidRPr="0034772D">
        <w:rPr>
          <w:rFonts w:ascii="Times New Roman" w:eastAsia="Times New Roman" w:hAnsi="Times New Roman" w:cs="Times New Roman"/>
          <w:sz w:val="24"/>
          <w:szCs w:val="24"/>
        </w:rPr>
        <w:t xml:space="preserve"> a Mac, it must be powered by version 10.1.5 or newer.</w:t>
      </w:r>
      <w:ins w:id="94" w:author="Sharon Kaari" w:date="2018-08-29T10:49:00Z">
        <w:r w:rsidR="00F46546">
          <w:rPr>
            <w:rFonts w:ascii="Times New Roman" w:eastAsia="Times New Roman" w:hAnsi="Times New Roman" w:cs="Times New Roman"/>
            <w:sz w:val="24"/>
            <w:szCs w:val="24"/>
          </w:rPr>
          <w:t xml:space="preserve"> Describe how it works</w:t>
        </w:r>
      </w:ins>
    </w:p>
    <w:p w:rsidR="006C2FAE" w:rsidRPr="00613C32" w:rsidRDefault="0003584B"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downside of this system is th</w:t>
      </w:r>
      <w:r w:rsidR="002679B1">
        <w:rPr>
          <w:rFonts w:ascii="Times New Roman" w:eastAsia="Times New Roman" w:hAnsi="Times New Roman" w:cs="Times New Roman"/>
          <w:sz w:val="24"/>
          <w:szCs w:val="24"/>
        </w:rPr>
        <w:t>at it is lacking in experiments since it does not have a variety but only 4 lab experiments.</w:t>
      </w:r>
      <w:r w:rsidR="00F76518">
        <w:rPr>
          <w:rFonts w:ascii="Times New Roman" w:eastAsia="Times New Roman" w:hAnsi="Times New Roman" w:cs="Times New Roman"/>
          <w:sz w:val="24"/>
          <w:szCs w:val="24"/>
        </w:rPr>
        <w:t xml:space="preserve"> It is also difficult to use as chemicals and solutions are not labelled. </w:t>
      </w:r>
      <w:ins w:id="95" w:author="Sharon Kaari" w:date="2018-08-29T10:49:00Z">
        <w:r w:rsidR="00F46546">
          <w:rPr>
            <w:rFonts w:ascii="Times New Roman" w:eastAsia="Times New Roman" w:hAnsi="Times New Roman" w:cs="Times New Roman"/>
            <w:sz w:val="24"/>
            <w:szCs w:val="24"/>
          </w:rPr>
          <w:t>Provide citations</w:t>
        </w:r>
      </w:ins>
    </w:p>
    <w:p w:rsidR="006C2FAE" w:rsidRPr="006C2FAE" w:rsidRDefault="00F6725D" w:rsidP="00D81A10">
      <w:pPr>
        <w:spacing w:after="0" w:line="360" w:lineRule="auto"/>
        <w:rPr>
          <w:rFonts w:ascii="Times New Roman" w:eastAsia="Times New Roman" w:hAnsi="Times New Roman" w:cs="Times New Roman"/>
          <w:b/>
          <w:sz w:val="24"/>
          <w:szCs w:val="24"/>
        </w:rPr>
      </w:pPr>
      <w:r>
        <w:rPr>
          <w:noProof/>
        </w:rPr>
        <w:drawing>
          <wp:inline distT="0" distB="0" distL="0" distR="0" wp14:anchorId="0DC1CB09" wp14:editId="10F1B18F">
            <wp:extent cx="5943600" cy="31770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973"/>
                    <a:stretch/>
                  </pic:blipFill>
                  <pic:spPr bwMode="auto">
                    <a:xfrm>
                      <a:off x="0" y="0"/>
                      <a:ext cx="5943600" cy="3177020"/>
                    </a:xfrm>
                    <a:prstGeom prst="rect">
                      <a:avLst/>
                    </a:prstGeom>
                    <a:ln>
                      <a:noFill/>
                    </a:ln>
                    <a:extLst>
                      <a:ext uri="{53640926-AAD7-44D8-BBD7-CCE9431645EC}">
                        <a14:shadowObscured xmlns:a14="http://schemas.microsoft.com/office/drawing/2010/main"/>
                      </a:ext>
                    </a:extLst>
                  </pic:spPr>
                </pic:pic>
              </a:graphicData>
            </a:graphic>
          </wp:inline>
        </w:drawing>
      </w:r>
    </w:p>
    <w:p w:rsidR="006C2FAE" w:rsidRDefault="00A759F0"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r w:rsidR="00F6725D">
        <w:rPr>
          <w:rFonts w:ascii="Times New Roman" w:eastAsia="Times New Roman" w:hAnsi="Times New Roman" w:cs="Times New Roman"/>
          <w:sz w:val="24"/>
          <w:szCs w:val="24"/>
        </w:rPr>
        <w:t xml:space="preserve"> </w:t>
      </w:r>
      <w:r w:rsidR="003722D3">
        <w:rPr>
          <w:rFonts w:ascii="Times New Roman" w:eastAsia="Times New Roman" w:hAnsi="Times New Roman" w:cs="Times New Roman"/>
          <w:sz w:val="24"/>
          <w:szCs w:val="24"/>
        </w:rPr>
        <w:t>View</w:t>
      </w:r>
      <w:r w:rsidR="00F6725D">
        <w:rPr>
          <w:rFonts w:ascii="Times New Roman" w:eastAsia="Times New Roman" w:hAnsi="Times New Roman" w:cs="Times New Roman"/>
          <w:sz w:val="24"/>
          <w:szCs w:val="24"/>
        </w:rPr>
        <w:t xml:space="preserve"> of Lab</w:t>
      </w:r>
      <w:ins w:id="96" w:author="Sharon Kaari" w:date="2018-08-29T10:49:00Z">
        <w:r w:rsidR="00F46546">
          <w:rPr>
            <w:rFonts w:ascii="Times New Roman" w:eastAsia="Times New Roman" w:hAnsi="Times New Roman" w:cs="Times New Roman"/>
            <w:sz w:val="24"/>
            <w:szCs w:val="24"/>
          </w:rPr>
          <w:t xml:space="preserve"> cite</w:t>
        </w:r>
      </w:ins>
    </w:p>
    <w:p w:rsidR="006C2FAE" w:rsidRDefault="006C2FAE" w:rsidP="00D81A10">
      <w:pPr>
        <w:spacing w:after="0" w:line="360" w:lineRule="auto"/>
        <w:rPr>
          <w:rFonts w:ascii="Times New Roman" w:eastAsia="Times New Roman" w:hAnsi="Times New Roman" w:cs="Times New Roman"/>
          <w:sz w:val="24"/>
          <w:szCs w:val="24"/>
        </w:rPr>
      </w:pP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Pr="00895C69" w:rsidRDefault="006C2FAE" w:rsidP="001D4729">
      <w:pPr>
        <w:pStyle w:val="Heading2"/>
        <w:numPr>
          <w:ilvl w:val="0"/>
          <w:numId w:val="0"/>
        </w:numPr>
        <w:ind w:left="360" w:hanging="360"/>
        <w:rPr>
          <w:rFonts w:eastAsia="Times New Roman"/>
        </w:rPr>
      </w:pPr>
      <w:bookmarkStart w:id="97" w:name="_Toc523213572"/>
      <w:r w:rsidRPr="006C2FAE">
        <w:rPr>
          <w:rFonts w:eastAsia="Times New Roman"/>
        </w:rPr>
        <w:t>2.3</w:t>
      </w:r>
      <w:r>
        <w:rPr>
          <w:rFonts w:eastAsia="Times New Roman"/>
        </w:rPr>
        <w:t xml:space="preserve"> </w:t>
      </w:r>
      <w:r w:rsidRPr="006C2FAE">
        <w:rPr>
          <w:rFonts w:eastAsia="Times New Roman"/>
        </w:rPr>
        <w:t>Existing Challenges in the use of the</w:t>
      </w:r>
      <w:r w:rsidR="0029719C">
        <w:rPr>
          <w:rFonts w:eastAsia="Times New Roman"/>
        </w:rPr>
        <w:t xml:space="preserve"> current</w:t>
      </w:r>
      <w:r w:rsidRPr="006C2FAE">
        <w:rPr>
          <w:rFonts w:eastAsia="Times New Roman"/>
        </w:rPr>
        <w:t xml:space="preserve"> systems</w:t>
      </w:r>
      <w:bookmarkEnd w:id="97"/>
      <w:r w:rsidRPr="006C2FAE">
        <w:rPr>
          <w:rFonts w:eastAsia="Times New Roman"/>
        </w:rPr>
        <w:t xml:space="preserve"> </w:t>
      </w:r>
    </w:p>
    <w:p w:rsidR="00377053" w:rsidRDefault="00377053"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investigates</w:t>
      </w:r>
      <w:r w:rsidR="00455188" w:rsidRPr="00455188">
        <w:rPr>
          <w:rFonts w:ascii="Times New Roman" w:eastAsia="Times New Roman" w:hAnsi="Times New Roman" w:cs="Times New Roman"/>
          <w:sz w:val="24"/>
          <w:szCs w:val="24"/>
        </w:rPr>
        <w:t xml:space="preserve"> the </w:t>
      </w:r>
      <w:r w:rsidR="00F72920">
        <w:rPr>
          <w:rFonts w:ascii="Times New Roman" w:eastAsia="Times New Roman" w:hAnsi="Times New Roman" w:cs="Times New Roman"/>
          <w:sz w:val="24"/>
          <w:szCs w:val="24"/>
        </w:rPr>
        <w:t xml:space="preserve">existing </w:t>
      </w:r>
      <w:r w:rsidR="00455188" w:rsidRPr="00455188">
        <w:rPr>
          <w:rFonts w:ascii="Times New Roman" w:eastAsia="Times New Roman" w:hAnsi="Times New Roman" w:cs="Times New Roman"/>
          <w:sz w:val="24"/>
          <w:szCs w:val="24"/>
        </w:rPr>
        <w:t>challenges associate</w:t>
      </w:r>
      <w:r w:rsidR="00F72920">
        <w:rPr>
          <w:rFonts w:ascii="Times New Roman" w:eastAsia="Times New Roman" w:hAnsi="Times New Roman" w:cs="Times New Roman"/>
          <w:sz w:val="24"/>
          <w:szCs w:val="24"/>
        </w:rPr>
        <w:t xml:space="preserve">d with the use of </w:t>
      </w:r>
      <w:r w:rsidR="00CD6CFE">
        <w:rPr>
          <w:rFonts w:ascii="Times New Roman" w:eastAsia="Times New Roman" w:hAnsi="Times New Roman" w:cs="Times New Roman"/>
          <w:sz w:val="24"/>
          <w:szCs w:val="24"/>
        </w:rPr>
        <w:t xml:space="preserve">the current </w:t>
      </w:r>
      <w:r w:rsidR="00F72920">
        <w:rPr>
          <w:rFonts w:ascii="Times New Roman" w:eastAsia="Times New Roman" w:hAnsi="Times New Roman" w:cs="Times New Roman"/>
          <w:sz w:val="24"/>
          <w:szCs w:val="24"/>
        </w:rPr>
        <w:t xml:space="preserve">virtual labs to teach </w:t>
      </w:r>
      <w:r w:rsidR="00455188" w:rsidRPr="00455188">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w:t>
      </w:r>
      <w:r w:rsidR="005418A4">
        <w:rPr>
          <w:rFonts w:ascii="Times New Roman" w:eastAsia="Times New Roman" w:hAnsi="Times New Roman" w:cs="Times New Roman"/>
          <w:sz w:val="24"/>
          <w:szCs w:val="24"/>
        </w:rPr>
        <w:t>The current web-based simulation of lab experiments</w:t>
      </w:r>
      <w:r w:rsidRPr="00377053">
        <w:rPr>
          <w:rFonts w:ascii="Times New Roman" w:eastAsia="Times New Roman" w:hAnsi="Times New Roman" w:cs="Times New Roman"/>
          <w:sz w:val="24"/>
          <w:szCs w:val="24"/>
        </w:rPr>
        <w:t xml:space="preserve"> have technol</w:t>
      </w:r>
      <w:r>
        <w:rPr>
          <w:rFonts w:ascii="Times New Roman" w:eastAsia="Times New Roman" w:hAnsi="Times New Roman" w:cs="Times New Roman"/>
          <w:sz w:val="24"/>
          <w:szCs w:val="24"/>
        </w:rPr>
        <w:t xml:space="preserve">ogical problems that plague any </w:t>
      </w:r>
      <w:r w:rsidRPr="00377053">
        <w:rPr>
          <w:rFonts w:ascii="Times New Roman" w:eastAsia="Times New Roman" w:hAnsi="Times New Roman" w:cs="Times New Roman"/>
          <w:sz w:val="24"/>
          <w:szCs w:val="24"/>
        </w:rPr>
        <w:t>web site. They rely on servers that are not always in service.</w:t>
      </w:r>
      <w:r>
        <w:rPr>
          <w:rFonts w:ascii="Times New Roman" w:eastAsia="Times New Roman" w:hAnsi="Times New Roman" w:cs="Times New Roman"/>
          <w:sz w:val="24"/>
          <w:szCs w:val="24"/>
        </w:rPr>
        <w:t xml:space="preserve"> </w:t>
      </w:r>
      <w:r w:rsidRPr="00377053">
        <w:rPr>
          <w:rFonts w:ascii="Times New Roman" w:eastAsia="Times New Roman" w:hAnsi="Times New Roman" w:cs="Times New Roman"/>
          <w:sz w:val="24"/>
          <w:szCs w:val="24"/>
        </w:rPr>
        <w:t>Updates of server or b</w:t>
      </w:r>
      <w:r>
        <w:rPr>
          <w:rFonts w:ascii="Times New Roman" w:eastAsia="Times New Roman" w:hAnsi="Times New Roman" w:cs="Times New Roman"/>
          <w:sz w:val="24"/>
          <w:szCs w:val="24"/>
        </w:rPr>
        <w:t xml:space="preserve">rowser software may put earlier versions of </w:t>
      </w:r>
      <w:r w:rsidRPr="00377053">
        <w:rPr>
          <w:rFonts w:ascii="Times New Roman" w:eastAsia="Times New Roman" w:hAnsi="Times New Roman" w:cs="Times New Roman"/>
          <w:sz w:val="24"/>
          <w:szCs w:val="24"/>
        </w:rPr>
        <w:t>virtual lab software out of commis</w:t>
      </w:r>
      <w:r>
        <w:rPr>
          <w:rFonts w:ascii="Times New Roman" w:eastAsia="Times New Roman" w:hAnsi="Times New Roman" w:cs="Times New Roman"/>
          <w:sz w:val="24"/>
          <w:szCs w:val="24"/>
        </w:rPr>
        <w:t xml:space="preserve">sion. Students require adequate bandwidth to </w:t>
      </w:r>
      <w:r w:rsidRPr="00377053">
        <w:rPr>
          <w:rFonts w:ascii="Times New Roman" w:eastAsia="Times New Roman" w:hAnsi="Times New Roman" w:cs="Times New Roman"/>
          <w:sz w:val="24"/>
          <w:szCs w:val="24"/>
        </w:rPr>
        <w:t>access the most int</w:t>
      </w:r>
      <w:r>
        <w:rPr>
          <w:rFonts w:ascii="Times New Roman" w:eastAsia="Times New Roman" w:hAnsi="Times New Roman" w:cs="Times New Roman"/>
          <w:sz w:val="24"/>
          <w:szCs w:val="24"/>
        </w:rPr>
        <w:t xml:space="preserve">eractive virtual labs, and home </w:t>
      </w:r>
      <w:r w:rsidR="007E6CCF">
        <w:rPr>
          <w:rFonts w:ascii="Times New Roman" w:eastAsia="Times New Roman" w:hAnsi="Times New Roman" w:cs="Times New Roman"/>
          <w:sz w:val="24"/>
          <w:szCs w:val="24"/>
        </w:rPr>
        <w:t>modems may not be adequate.</w:t>
      </w:r>
    </w:p>
    <w:p w:rsidR="007E6CCF" w:rsidRPr="00377053" w:rsidRDefault="007E6CCF"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virtual labs are difficult to use and therefore require o</w:t>
      </w:r>
      <w:r w:rsidR="006E5032">
        <w:rPr>
          <w:rFonts w:ascii="Times New Roman" w:eastAsia="Times New Roman" w:hAnsi="Times New Roman" w:cs="Times New Roman"/>
          <w:sz w:val="24"/>
          <w:szCs w:val="24"/>
        </w:rPr>
        <w:t>ne to view tutorials to get a basic understanding of how to maneuver and manipulate the components within the lab.</w:t>
      </w:r>
    </w:p>
    <w:p w:rsidR="00377053" w:rsidRPr="00377053" w:rsidRDefault="00377053" w:rsidP="00D81A10">
      <w:pPr>
        <w:spacing w:after="0" w:line="360" w:lineRule="auto"/>
        <w:rPr>
          <w:rFonts w:ascii="Times New Roman" w:eastAsia="Times New Roman" w:hAnsi="Times New Roman" w:cs="Times New Roman"/>
          <w:sz w:val="24"/>
          <w:szCs w:val="24"/>
        </w:rPr>
      </w:pPr>
      <w:r w:rsidRPr="00377053">
        <w:rPr>
          <w:rFonts w:ascii="Times New Roman" w:eastAsia="Times New Roman" w:hAnsi="Times New Roman" w:cs="Times New Roman"/>
          <w:sz w:val="24"/>
          <w:szCs w:val="24"/>
        </w:rPr>
        <w:lastRenderedPageBreak/>
        <w:t>There a</w:t>
      </w:r>
      <w:r>
        <w:rPr>
          <w:rFonts w:ascii="Times New Roman" w:eastAsia="Times New Roman" w:hAnsi="Times New Roman" w:cs="Times New Roman"/>
          <w:sz w:val="24"/>
          <w:szCs w:val="24"/>
        </w:rPr>
        <w:t xml:space="preserve">re training issues involved </w:t>
      </w:r>
      <w:r w:rsidRPr="00377053">
        <w:rPr>
          <w:rFonts w:ascii="Times New Roman" w:eastAsia="Times New Roman" w:hAnsi="Times New Roman" w:cs="Times New Roman"/>
          <w:sz w:val="24"/>
          <w:szCs w:val="24"/>
        </w:rPr>
        <w:t>with students using virtual labs wi</w:t>
      </w:r>
      <w:r>
        <w:rPr>
          <w:rFonts w:ascii="Times New Roman" w:eastAsia="Times New Roman" w:hAnsi="Times New Roman" w:cs="Times New Roman"/>
          <w:sz w:val="24"/>
          <w:szCs w:val="24"/>
        </w:rPr>
        <w:t xml:space="preserve">thout supervision. When virtual </w:t>
      </w:r>
      <w:r w:rsidRPr="00377053">
        <w:rPr>
          <w:rFonts w:ascii="Times New Roman" w:eastAsia="Times New Roman" w:hAnsi="Times New Roman" w:cs="Times New Roman"/>
          <w:sz w:val="24"/>
          <w:szCs w:val="24"/>
        </w:rPr>
        <w:t>labs link to other web sites,</w:t>
      </w:r>
      <w:r>
        <w:rPr>
          <w:rFonts w:ascii="Times New Roman" w:eastAsia="Times New Roman" w:hAnsi="Times New Roman" w:cs="Times New Roman"/>
          <w:sz w:val="24"/>
          <w:szCs w:val="24"/>
        </w:rPr>
        <w:t xml:space="preserve"> these links must be constantly </w:t>
      </w:r>
      <w:r w:rsidRPr="00377053">
        <w:rPr>
          <w:rFonts w:ascii="Times New Roman" w:eastAsia="Times New Roman" w:hAnsi="Times New Roman" w:cs="Times New Roman"/>
          <w:sz w:val="24"/>
          <w:szCs w:val="24"/>
        </w:rPr>
        <w:t>checked for accuracy and con</w:t>
      </w:r>
      <w:r>
        <w:rPr>
          <w:rFonts w:ascii="Times New Roman" w:eastAsia="Times New Roman" w:hAnsi="Times New Roman" w:cs="Times New Roman"/>
          <w:sz w:val="24"/>
          <w:szCs w:val="24"/>
        </w:rPr>
        <w:t xml:space="preserve">tinued existence. Web materials </w:t>
      </w:r>
      <w:r w:rsidRPr="00377053">
        <w:rPr>
          <w:rFonts w:ascii="Times New Roman" w:eastAsia="Times New Roman" w:hAnsi="Times New Roman" w:cs="Times New Roman"/>
          <w:sz w:val="24"/>
          <w:szCs w:val="24"/>
        </w:rPr>
        <w:t xml:space="preserve">become out of date and require updating </w:t>
      </w:r>
      <w:r>
        <w:rPr>
          <w:rFonts w:ascii="Times New Roman" w:eastAsia="Times New Roman" w:hAnsi="Times New Roman" w:cs="Times New Roman"/>
          <w:sz w:val="24"/>
          <w:szCs w:val="24"/>
        </w:rPr>
        <w:t>on a regular basis.</w:t>
      </w:r>
    </w:p>
    <w:p w:rsidR="007E6CCF" w:rsidRDefault="00CD6CFE" w:rsidP="00D81A10">
      <w:pPr>
        <w:spacing w:after="0" w:line="360" w:lineRule="auto"/>
        <w:rPr>
          <w:rFonts w:ascii="Times New Roman" w:eastAsia="Times New Roman" w:hAnsi="Times New Roman" w:cs="Times New Roman"/>
          <w:sz w:val="24"/>
          <w:szCs w:val="24"/>
        </w:rPr>
      </w:pPr>
      <w:r w:rsidRPr="00CD6CFE">
        <w:rPr>
          <w:rFonts w:ascii="Times New Roman" w:eastAsia="Times New Roman" w:hAnsi="Times New Roman" w:cs="Times New Roman"/>
          <w:sz w:val="24"/>
          <w:szCs w:val="24"/>
        </w:rPr>
        <w:t>The huge amount of mat</w:t>
      </w:r>
      <w:r>
        <w:rPr>
          <w:rFonts w:ascii="Times New Roman" w:eastAsia="Times New Roman" w:hAnsi="Times New Roman" w:cs="Times New Roman"/>
          <w:sz w:val="24"/>
          <w:szCs w:val="24"/>
        </w:rPr>
        <w:t xml:space="preserve">erial on the web is daunting to </w:t>
      </w:r>
      <w:r w:rsidRPr="00CD6CFE">
        <w:rPr>
          <w:rFonts w:ascii="Times New Roman" w:eastAsia="Times New Roman" w:hAnsi="Times New Roman" w:cs="Times New Roman"/>
          <w:sz w:val="24"/>
          <w:szCs w:val="24"/>
        </w:rPr>
        <w:t>many st</w:t>
      </w:r>
      <w:r>
        <w:rPr>
          <w:rFonts w:ascii="Times New Roman" w:eastAsia="Times New Roman" w:hAnsi="Times New Roman" w:cs="Times New Roman"/>
          <w:sz w:val="24"/>
          <w:szCs w:val="24"/>
        </w:rPr>
        <w:t xml:space="preserve">udents and requires a critical eye </w:t>
      </w:r>
      <w:r w:rsidR="00231DB3">
        <w:rPr>
          <w:rFonts w:ascii="Times New Roman" w:eastAsia="Times New Roman" w:hAnsi="Times New Roman" w:cs="Times New Roman"/>
          <w:sz w:val="24"/>
          <w:szCs w:val="24"/>
        </w:rPr>
        <w:t>to distinguish</w:t>
      </w:r>
      <w:r>
        <w:rPr>
          <w:rFonts w:ascii="Times New Roman" w:eastAsia="Times New Roman" w:hAnsi="Times New Roman" w:cs="Times New Roman"/>
          <w:sz w:val="24"/>
          <w:szCs w:val="24"/>
        </w:rPr>
        <w:t xml:space="preserve"> </w:t>
      </w:r>
      <w:r w:rsidRPr="00CD6CFE">
        <w:rPr>
          <w:rFonts w:ascii="Times New Roman" w:eastAsia="Times New Roman" w:hAnsi="Times New Roman" w:cs="Times New Roman"/>
          <w:sz w:val="24"/>
          <w:szCs w:val="24"/>
        </w:rPr>
        <w:t>accurate from i</w:t>
      </w:r>
      <w:r>
        <w:rPr>
          <w:rFonts w:ascii="Times New Roman" w:eastAsia="Times New Roman" w:hAnsi="Times New Roman" w:cs="Times New Roman"/>
          <w:sz w:val="24"/>
          <w:szCs w:val="24"/>
        </w:rPr>
        <w:t xml:space="preserve">naccurate web sites </w:t>
      </w:r>
      <w:r w:rsidR="009E640D">
        <w:rPr>
          <w:rFonts w:ascii="Times New Roman" w:eastAsia="Times New Roman" w:hAnsi="Times New Roman" w:cs="Times New Roman"/>
          <w:sz w:val="24"/>
          <w:szCs w:val="24"/>
        </w:rPr>
        <w:fldChar w:fldCharType="begin"/>
      </w:r>
      <w:r w:rsidR="009E640D">
        <w:rPr>
          <w:rFonts w:ascii="Times New Roman" w:eastAsia="Times New Roman" w:hAnsi="Times New Roman" w:cs="Times New Roman"/>
          <w:sz w:val="24"/>
          <w:szCs w:val="24"/>
        </w:rPr>
        <w:instrText xml:space="preserve"> ADDIN ZOTERO_ITEM CSL_CITATION {"citationID":"z86cfxNx","properties":{"formattedCitation":"(MaKinster, Beghetto, &amp; Plucker, 2002)","plainCitation":"(MaKinster, Beghetto, &amp; Plucker, 2002)","noteIndex":0},"citationItems":[{"id":23,"uris":["http://zotero.org/users/local/uJrdoVkz/items/JMJP2DCJ"],"uri":["http://zotero.org/users/local/uJrdoVkz/items/JMJP2DCJ"],"itemData":{"id":23,"type":"article-journal","title":"Why Can't I Find Newton's Third Law? Case Studies of Students' Use of the Web as a Science Resource","container-title":"Journal of Science Education and Technology","page":"155-172","volume":"11","issue":"2","source":"Springer Link","abstract":"Students are increasingly using the World Wide Web (Web) as a science resource, especially to gather information on a variety of topics. The abundance of information on the Web makes it an especially tantalizing source of information, but not one without considerable risks due to its size and the inability of most Web search engines to organize and prioritize their search results. The purpose of this study was to examine searching patterns of students using the Web as a science information resource. We present cases of both successful and unsuccessful student experiences. Previous research demonstrates that domain knowledge and search expertise are particularly important in terms of students finding information on the Web. In light of these findings, we attempted to (a) provide detailed accounts of how students use the Web as a science resource, (b) illuminate how the different levels of domain knowledge, search expertise, and situational interest impact students' ability to find useful and relevant information on the Web, and (c) draw inferences about the types of tools and scaffolding needed by students when using the Web as a science resource. Detailed case descriptions of students' experiences facilitate discussion of how educators may integrate this popular information source more efficiently and effectively in their classrooms.","DOI":"10.1023/A:1014617530297","ISSN":"1573-1839","shortTitle":"Why Can't I Find Newton's Third Law?","journalAbbreviation":"Journal of Science Education and Technology","language":"en","author":[{"family":"MaKinster","given":"James G."},{"family":"Beghetto","given":"Ronald A."},{"family":"Plucker","given":"Jonathan A."}],"issued":{"date-parts":[["2002",6,1]]}}}],"schema":"https://github.com/citation-style-language/schema/raw/master/csl-citation.json"} </w:instrText>
      </w:r>
      <w:r w:rsidR="009E640D">
        <w:rPr>
          <w:rFonts w:ascii="Times New Roman" w:eastAsia="Times New Roman" w:hAnsi="Times New Roman" w:cs="Times New Roman"/>
          <w:sz w:val="24"/>
          <w:szCs w:val="24"/>
        </w:rPr>
        <w:fldChar w:fldCharType="separate"/>
      </w:r>
      <w:r w:rsidR="009E640D" w:rsidRPr="009E640D">
        <w:rPr>
          <w:rFonts w:ascii="Times New Roman" w:hAnsi="Times New Roman" w:cs="Times New Roman"/>
          <w:sz w:val="24"/>
        </w:rPr>
        <w:t>(MaKinster, Beghetto, &amp; Plucker, 2002)</w:t>
      </w:r>
      <w:r w:rsidR="009E640D">
        <w:rPr>
          <w:rFonts w:ascii="Times New Roman" w:eastAsia="Times New Roman" w:hAnsi="Times New Roman" w:cs="Times New Roman"/>
          <w:sz w:val="24"/>
          <w:szCs w:val="24"/>
        </w:rPr>
        <w:fldChar w:fldCharType="end"/>
      </w:r>
    </w:p>
    <w:p w:rsidR="00CD6CFE" w:rsidRPr="00CD6CFE" w:rsidRDefault="00CD6CFE" w:rsidP="00D81A10">
      <w:pPr>
        <w:spacing w:after="0" w:line="360" w:lineRule="auto"/>
        <w:rPr>
          <w:rFonts w:ascii="Times New Roman" w:eastAsia="Times New Roman" w:hAnsi="Times New Roman" w:cs="Times New Roman"/>
          <w:sz w:val="24"/>
          <w:szCs w:val="24"/>
        </w:rPr>
      </w:pPr>
      <w:r w:rsidRPr="00CD6CFE">
        <w:rPr>
          <w:rFonts w:ascii="Times New Roman" w:eastAsia="Times New Roman" w:hAnsi="Times New Roman" w:cs="Times New Roman"/>
          <w:sz w:val="24"/>
          <w:szCs w:val="24"/>
        </w:rPr>
        <w:t xml:space="preserve"> </w:t>
      </w:r>
    </w:p>
    <w:p w:rsidR="00CD6CFE" w:rsidRPr="00CD6CFE" w:rsidRDefault="00CD6CFE" w:rsidP="00D81A10">
      <w:pPr>
        <w:spacing w:after="0" w:line="360" w:lineRule="auto"/>
        <w:rPr>
          <w:rFonts w:ascii="Times New Roman" w:eastAsia="Times New Roman" w:hAnsi="Times New Roman" w:cs="Times New Roman"/>
          <w:sz w:val="24"/>
          <w:szCs w:val="24"/>
        </w:rPr>
      </w:pPr>
    </w:p>
    <w:p w:rsidR="006C2FAE" w:rsidRPr="006C2FAE" w:rsidRDefault="006C2FAE" w:rsidP="00D81A10">
      <w:pPr>
        <w:spacing w:after="0" w:line="360" w:lineRule="auto"/>
        <w:rPr>
          <w:rFonts w:ascii="Times New Roman" w:eastAsia="Times New Roman" w:hAnsi="Times New Roman" w:cs="Times New Roman"/>
          <w:b/>
          <w:sz w:val="24"/>
          <w:szCs w:val="24"/>
        </w:rPr>
      </w:pPr>
    </w:p>
    <w:p w:rsidR="00202D03" w:rsidRDefault="006C2FAE" w:rsidP="001D4729">
      <w:pPr>
        <w:pStyle w:val="Heading2"/>
        <w:numPr>
          <w:ilvl w:val="0"/>
          <w:numId w:val="0"/>
        </w:numPr>
        <w:ind w:left="360" w:hanging="360"/>
        <w:rPr>
          <w:rFonts w:eastAsia="Times New Roman"/>
        </w:rPr>
      </w:pPr>
      <w:bookmarkStart w:id="98" w:name="_Toc523213573"/>
      <w:r w:rsidRPr="006C2FAE">
        <w:rPr>
          <w:rFonts w:eastAsia="Times New Roman"/>
        </w:rPr>
        <w:t>2.4</w:t>
      </w:r>
      <w:r>
        <w:rPr>
          <w:rFonts w:eastAsia="Times New Roman"/>
        </w:rPr>
        <w:t xml:space="preserve"> </w:t>
      </w:r>
      <w:r w:rsidRPr="006C2FAE">
        <w:rPr>
          <w:rFonts w:eastAsia="Times New Roman"/>
        </w:rPr>
        <w:t>Gaps in the existing systems</w:t>
      </w:r>
      <w:bookmarkEnd w:id="98"/>
      <w:r w:rsidRPr="006C2FAE">
        <w:rPr>
          <w:rFonts w:eastAsia="Times New Roman"/>
        </w:rPr>
        <w:t xml:space="preserve"> </w:t>
      </w:r>
    </w:p>
    <w:p w:rsidR="0029719C" w:rsidRDefault="00D81A10"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Simulation of lab experiments have the potential to revolutionize the teaching of subjects, but gaps in </w:t>
      </w:r>
      <w:r w:rsidR="008B0D66">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recognized</w:t>
      </w:r>
      <w:r w:rsidR="008B0D66" w:rsidRPr="008B0D66">
        <w:rPr>
          <w:rFonts w:ascii="Times New Roman" w:eastAsia="Times New Roman" w:hAnsi="Times New Roman" w:cs="Times New Roman"/>
          <w:sz w:val="24"/>
          <w:szCs w:val="24"/>
        </w:rPr>
        <w:t xml:space="preserve"> potential </w:t>
      </w:r>
      <w:r>
        <w:rPr>
          <w:rFonts w:ascii="Times New Roman" w:eastAsia="Times New Roman" w:hAnsi="Times New Roman" w:cs="Times New Roman"/>
          <w:sz w:val="24"/>
          <w:szCs w:val="24"/>
        </w:rPr>
        <w:t xml:space="preserve">and the actual applications still </w:t>
      </w:r>
      <w:r w:rsidR="008B0D66" w:rsidRPr="008B0D66">
        <w:rPr>
          <w:rFonts w:ascii="Times New Roman" w:eastAsia="Times New Roman" w:hAnsi="Times New Roman" w:cs="Times New Roman"/>
          <w:sz w:val="24"/>
          <w:szCs w:val="24"/>
        </w:rPr>
        <w:t>exist</w:t>
      </w:r>
      <w:r w:rsidR="00E850E5">
        <w:rPr>
          <w:rFonts w:ascii="Times New Roman" w:eastAsia="Times New Roman" w:hAnsi="Times New Roman" w:cs="Times New Roman"/>
          <w:sz w:val="24"/>
          <w:szCs w:val="24"/>
        </w:rPr>
        <w:t xml:space="preserve"> </w:t>
      </w:r>
      <w:r w:rsidR="00E850E5">
        <w:rPr>
          <w:rFonts w:ascii="Times New Roman" w:eastAsia="Times New Roman" w:hAnsi="Times New Roman" w:cs="Times New Roman"/>
          <w:sz w:val="24"/>
          <w:szCs w:val="24"/>
        </w:rPr>
        <w:fldChar w:fldCharType="begin"/>
      </w:r>
      <w:r w:rsidR="00E850E5">
        <w:rPr>
          <w:rFonts w:ascii="Times New Roman" w:eastAsia="Times New Roman" w:hAnsi="Times New Roman" w:cs="Times New Roman"/>
          <w:sz w:val="24"/>
          <w:szCs w:val="24"/>
        </w:rPr>
        <w:instrText xml:space="preserve"> ADDIN ZOTERO_ITEM CSL_CITATION {"citationID":"TT28KZ0R","properties":{"formattedCitation":"(Piccoli, Ahmad, &amp; Ives, 2001)","plainCitation":"(Piccoli, Ahmad, &amp; Ives, 2001)","noteIndex":0},"citationItems":[{"id":24,"uris":["http://zotero.org/users/local/uJrdoVkz/items/JC8AEXRF"],"uri":["http://zotero.org/users/local/uJrdoVkz/items/JC8AEXRF"],"itemData":{"id":24,"type":"article-journal","title":"Web-Based Virtual Learning Environments: A Research Framework and a Preliminary Assessment of Effectiveness in Basic IT Skills Training","container-title":"MIS Quarterly","page":"401-426","volume":"25","issue":"4","source":"JSTOR","abstract":"Internet technologies are having a significant impact on the learning industry. For-profit organizations and traditional institutions of higher education have developed and are using web-based courses, but little is known about their effectiveness compared to traditional classroom education. Our work focuses on the effectiveness of a web-based virtual learning environment (VLE) in the context of basic information technology skills training. This article provides three main contributions. First, it introduces and defines the concept of VLE, discussing how a VLE differs from the traditional classroom and differentiating it from the related, but narrower, concept of computer aided instruction (CAI). Second, it presents a framework of VLE effectiveness, grounded in the technology-mediated learning literature, which frames the VLE research domain, and addresses the relationship between the main constructs. Finally, it focuses on one essential VLE design variable, learner control, and compares a web-based VLE to a traditional classroom through a longitudinal experimental design. Our results indicate that, in the context of IT basic skills training in undergraduate education, there are no significant differences in performance between students enrolled in the two environments. However, the VLE leads to higher reported computer self-efficacy, while participants report being less satisfied with the learning process.","DOI":"10.2307/3250989","ISSN":"0276-7783","shortTitle":"Web-Based Virtual Learning Environments","author":[{"family":"Piccoli","given":"Gabriele"},{"family":"Ahmad","given":"Rami"},{"family":"Ives","given":"Blake"}],"issued":{"date-parts":[["2001"]]}}}],"schema":"https://github.com/citation-style-language/schema/raw/master/csl-citation.json"} </w:instrText>
      </w:r>
      <w:r w:rsidR="00E850E5">
        <w:rPr>
          <w:rFonts w:ascii="Times New Roman" w:eastAsia="Times New Roman" w:hAnsi="Times New Roman" w:cs="Times New Roman"/>
          <w:sz w:val="24"/>
          <w:szCs w:val="24"/>
        </w:rPr>
        <w:fldChar w:fldCharType="separate"/>
      </w:r>
      <w:r w:rsidR="00E850E5" w:rsidRPr="00E850E5">
        <w:rPr>
          <w:rFonts w:ascii="Times New Roman" w:hAnsi="Times New Roman" w:cs="Times New Roman"/>
          <w:sz w:val="24"/>
        </w:rPr>
        <w:t>(Piccoli, Ahmad, &amp; Ives, 2001)</w:t>
      </w:r>
      <w:r w:rsidR="00E850E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Most virtual labs are not designed and implemented correctly leading to over-simplifying and disregarding of health and safety in the lab environment. Health and safety education is particularly important in secondary level education and in the courses of higher level education t</w:t>
      </w:r>
      <w:r w:rsidR="008A047D">
        <w:rPr>
          <w:rFonts w:ascii="Times New Roman" w:eastAsia="Times New Roman" w:hAnsi="Times New Roman" w:cs="Times New Roman"/>
          <w:sz w:val="24"/>
          <w:szCs w:val="24"/>
        </w:rPr>
        <w:t>hat require lab experimentation, as this sets the ground for any future lab work the students might take part in. Ignorance in the health sector, may lead to serious injuries when a student for example</w:t>
      </w:r>
      <w:r w:rsidR="00BF2B38">
        <w:rPr>
          <w:rFonts w:ascii="Times New Roman" w:eastAsia="Times New Roman" w:hAnsi="Times New Roman" w:cs="Times New Roman"/>
          <w:sz w:val="24"/>
          <w:szCs w:val="24"/>
        </w:rPr>
        <w:t>,</w:t>
      </w:r>
      <w:r w:rsidR="008A047D">
        <w:rPr>
          <w:rFonts w:ascii="Times New Roman" w:eastAsia="Times New Roman" w:hAnsi="Times New Roman" w:cs="Times New Roman"/>
          <w:sz w:val="24"/>
          <w:szCs w:val="24"/>
        </w:rPr>
        <w:t xml:space="preserve"> mixes in </w:t>
      </w:r>
      <w:r w:rsidR="00F94E97">
        <w:rPr>
          <w:rFonts w:ascii="Times New Roman" w:eastAsia="Times New Roman" w:hAnsi="Times New Roman" w:cs="Times New Roman"/>
          <w:sz w:val="24"/>
          <w:szCs w:val="24"/>
        </w:rPr>
        <w:t>different quantities two toxic C</w:t>
      </w:r>
      <w:r w:rsidR="008A047D">
        <w:rPr>
          <w:rFonts w:ascii="Times New Roman" w:eastAsia="Times New Roman" w:hAnsi="Times New Roman" w:cs="Times New Roman"/>
          <w:sz w:val="24"/>
          <w:szCs w:val="24"/>
        </w:rPr>
        <w:t>hemistry solutions together</w:t>
      </w:r>
      <w:r w:rsidR="00BF2B38">
        <w:rPr>
          <w:rFonts w:ascii="Times New Roman" w:eastAsia="Times New Roman" w:hAnsi="Times New Roman" w:cs="Times New Roman"/>
          <w:sz w:val="24"/>
          <w:szCs w:val="24"/>
        </w:rPr>
        <w:t xml:space="preserve"> in the lab whereas in the virtual environment it did not alert of any problems</w:t>
      </w:r>
      <w:r w:rsidR="008A047D">
        <w:rPr>
          <w:rFonts w:ascii="Times New Roman" w:eastAsia="Times New Roman" w:hAnsi="Times New Roman" w:cs="Times New Roman"/>
          <w:sz w:val="24"/>
          <w:szCs w:val="24"/>
        </w:rPr>
        <w:t>.</w:t>
      </w:r>
    </w:p>
    <w:p w:rsidR="0029719C" w:rsidRDefault="00BF2B38" w:rsidP="00D81A1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Virtual labs also generate data, which relies on the underlying assumptions, thus lacking the level of natural variation, and therefore students do not become familiar with poor or uncharacteristic data, nor will they learn how to deal with issues rising from these types of data such as mixing of high quantities of solutions leading </w:t>
      </w:r>
      <w:r w:rsidR="00AB240F">
        <w:rPr>
          <w:rFonts w:ascii="Times New Roman" w:eastAsia="Times New Roman" w:hAnsi="Times New Roman" w:cs="Times New Roman"/>
          <w:sz w:val="24"/>
          <w:szCs w:val="24"/>
        </w:rPr>
        <w:t>to the creation of toxic gases.</w:t>
      </w:r>
    </w:p>
    <w:p w:rsidR="0029719C" w:rsidRDefault="0029719C" w:rsidP="00D81A10">
      <w:pPr>
        <w:spacing w:after="0" w:line="360" w:lineRule="auto"/>
        <w:rPr>
          <w:rFonts w:ascii="Times New Roman" w:eastAsia="Times New Roman" w:hAnsi="Times New Roman" w:cs="Times New Roman"/>
          <w:b/>
          <w:sz w:val="24"/>
          <w:szCs w:val="24"/>
        </w:rPr>
      </w:pPr>
    </w:p>
    <w:p w:rsidR="0029719C" w:rsidRDefault="00F46546" w:rsidP="00D81A10">
      <w:pPr>
        <w:spacing w:after="0" w:line="360" w:lineRule="auto"/>
        <w:rPr>
          <w:ins w:id="99" w:author="Sharon Kaari" w:date="2018-08-29T10:50:00Z"/>
          <w:rFonts w:ascii="Times New Roman" w:eastAsia="Times New Roman" w:hAnsi="Times New Roman" w:cs="Times New Roman"/>
          <w:b/>
          <w:sz w:val="24"/>
          <w:szCs w:val="24"/>
        </w:rPr>
      </w:pPr>
      <w:ins w:id="100" w:author="Sharon Kaari" w:date="2018-08-29T10:50:00Z">
        <w:r>
          <w:rPr>
            <w:rFonts w:ascii="Times New Roman" w:eastAsia="Times New Roman" w:hAnsi="Times New Roman" w:cs="Times New Roman"/>
            <w:b/>
            <w:sz w:val="24"/>
            <w:szCs w:val="24"/>
          </w:rPr>
          <w:t>2.5 Conceptual Framework</w:t>
        </w:r>
      </w:ins>
    </w:p>
    <w:p w:rsidR="00F46546" w:rsidRDefault="00F46546" w:rsidP="00D81A10">
      <w:pPr>
        <w:spacing w:after="0" w:line="360" w:lineRule="auto"/>
        <w:rPr>
          <w:rFonts w:ascii="Times New Roman" w:eastAsia="Times New Roman" w:hAnsi="Times New Roman" w:cs="Times New Roman"/>
          <w:b/>
          <w:sz w:val="24"/>
          <w:szCs w:val="24"/>
        </w:rPr>
      </w:pPr>
      <w:ins w:id="101" w:author="Sharon Kaari" w:date="2018-08-29T10:50:00Z">
        <w:r>
          <w:rPr>
            <w:rFonts w:ascii="Times New Roman" w:eastAsia="Times New Roman" w:hAnsi="Times New Roman" w:cs="Times New Roman"/>
            <w:b/>
            <w:sz w:val="24"/>
            <w:szCs w:val="24"/>
          </w:rPr>
          <w:t xml:space="preserve">Now you can discuss the solution in detail. Give a simple diagram to illustrate how the system works </w:t>
        </w:r>
      </w:ins>
    </w:p>
    <w:p w:rsidR="0029719C" w:rsidRDefault="0029719C"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RDefault="00BF45E3" w:rsidP="00D81A10">
      <w:pPr>
        <w:spacing w:after="0" w:line="360" w:lineRule="auto"/>
        <w:rPr>
          <w:rFonts w:ascii="Times New Roman" w:eastAsia="Times New Roman" w:hAnsi="Times New Roman" w:cs="Times New Roman"/>
          <w:b/>
          <w:sz w:val="24"/>
          <w:szCs w:val="24"/>
        </w:rPr>
      </w:pPr>
    </w:p>
    <w:p w:rsidR="00BF45E3" w:rsidDel="00F46546" w:rsidRDefault="00BF45E3" w:rsidP="00D81A10">
      <w:pPr>
        <w:spacing w:after="0" w:line="360" w:lineRule="auto"/>
        <w:rPr>
          <w:del w:id="102" w:author="Sharon Kaari" w:date="2018-08-29T10:50:00Z"/>
          <w:rFonts w:ascii="Times New Roman" w:eastAsia="Times New Roman" w:hAnsi="Times New Roman" w:cs="Times New Roman"/>
          <w:b/>
          <w:sz w:val="24"/>
          <w:szCs w:val="24"/>
        </w:rPr>
      </w:pPr>
    </w:p>
    <w:p w:rsidR="00BF45E3" w:rsidDel="00F46546" w:rsidRDefault="00BF45E3" w:rsidP="00D81A10">
      <w:pPr>
        <w:spacing w:after="0" w:line="360" w:lineRule="auto"/>
        <w:rPr>
          <w:del w:id="103" w:author="Sharon Kaari" w:date="2018-08-29T10:50:00Z"/>
          <w:rFonts w:ascii="Times New Roman" w:eastAsia="Times New Roman" w:hAnsi="Times New Roman" w:cs="Times New Roman"/>
          <w:b/>
          <w:sz w:val="24"/>
          <w:szCs w:val="24"/>
        </w:rPr>
      </w:pPr>
    </w:p>
    <w:p w:rsidR="00930B30" w:rsidDel="00F46546" w:rsidRDefault="00930B30" w:rsidP="00D81A10">
      <w:pPr>
        <w:spacing w:after="0" w:line="360" w:lineRule="auto"/>
        <w:rPr>
          <w:del w:id="104" w:author="Sharon Kaari" w:date="2018-08-29T10:50:00Z"/>
          <w:rFonts w:ascii="Times New Roman" w:eastAsia="Times New Roman" w:hAnsi="Times New Roman" w:cs="Times New Roman"/>
          <w:b/>
          <w:sz w:val="24"/>
          <w:szCs w:val="24"/>
        </w:rPr>
      </w:pPr>
    </w:p>
    <w:p w:rsidR="00930B30" w:rsidDel="00F46546" w:rsidRDefault="00930B30" w:rsidP="00D81A10">
      <w:pPr>
        <w:spacing w:after="0" w:line="360" w:lineRule="auto"/>
        <w:rPr>
          <w:del w:id="105" w:author="Sharon Kaari" w:date="2018-08-29T10:50:00Z"/>
          <w:rFonts w:ascii="Times New Roman" w:eastAsia="Times New Roman" w:hAnsi="Times New Roman" w:cs="Times New Roman"/>
          <w:b/>
          <w:sz w:val="24"/>
          <w:szCs w:val="24"/>
        </w:rPr>
      </w:pPr>
    </w:p>
    <w:p w:rsidR="0029719C" w:rsidRPr="00D1368F" w:rsidDel="00F46546" w:rsidRDefault="0029719C" w:rsidP="00D81A10">
      <w:pPr>
        <w:spacing w:after="0" w:line="360" w:lineRule="auto"/>
        <w:rPr>
          <w:del w:id="106" w:author="Sharon Kaari" w:date="2018-08-29T10:51:00Z"/>
          <w:rFonts w:ascii="Times New Roman" w:eastAsia="Times New Roman" w:hAnsi="Times New Roman" w:cs="Times New Roman"/>
          <w:b/>
          <w:sz w:val="24"/>
          <w:szCs w:val="24"/>
        </w:rPr>
      </w:pPr>
    </w:p>
    <w:p w:rsidR="00796F3E" w:rsidRPr="001D4729" w:rsidRDefault="00A749E4" w:rsidP="001D4729">
      <w:pPr>
        <w:pStyle w:val="Heading1"/>
      </w:pPr>
      <w:bookmarkStart w:id="107" w:name="_Toc523213574"/>
      <w:r>
        <w:t>Chapter 3</w:t>
      </w:r>
      <w:r w:rsidR="00202D03">
        <w:t>: Development Methodology</w:t>
      </w:r>
      <w:bookmarkEnd w:id="107"/>
    </w:p>
    <w:p w:rsidR="0055269C" w:rsidRPr="0055269C" w:rsidRDefault="0055269C" w:rsidP="001D4729">
      <w:pPr>
        <w:pStyle w:val="Heading2"/>
        <w:numPr>
          <w:ilvl w:val="0"/>
          <w:numId w:val="0"/>
        </w:numPr>
        <w:ind w:left="360" w:hanging="360"/>
        <w:rPr>
          <w:lang w:val="en-GB"/>
        </w:rPr>
      </w:pPr>
      <w:bookmarkStart w:id="108" w:name="_Toc523213575"/>
      <w:r w:rsidRPr="0055269C">
        <w:rPr>
          <w:lang w:val="en-GB"/>
        </w:rPr>
        <w:t>3.1 Introduction</w:t>
      </w:r>
      <w:bookmarkEnd w:id="108"/>
    </w:p>
    <w:p w:rsidR="00BF45E3" w:rsidRPr="004152B1" w:rsidRDefault="0055269C" w:rsidP="0055269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discusses the software development methodology </w:t>
      </w:r>
      <w:ins w:id="109" w:author="Sharon Kaari" w:date="2018-08-29T10:51:00Z">
        <w:r w:rsidR="00F46546">
          <w:rPr>
            <w:rFonts w:ascii="Times New Roman" w:hAnsi="Times New Roman" w:cs="Times New Roman"/>
            <w:sz w:val="24"/>
            <w:szCs w:val="24"/>
            <w:lang w:val="en-GB"/>
          </w:rPr>
          <w:t xml:space="preserve">to </w:t>
        </w:r>
        <w:proofErr w:type="gramStart"/>
        <w:r w:rsidR="00F46546">
          <w:rPr>
            <w:rFonts w:ascii="Times New Roman" w:hAnsi="Times New Roman" w:cs="Times New Roman"/>
            <w:sz w:val="24"/>
            <w:szCs w:val="24"/>
            <w:lang w:val="en-GB"/>
          </w:rPr>
          <w:t xml:space="preserve">be </w:t>
        </w:r>
      </w:ins>
      <w:r>
        <w:rPr>
          <w:rFonts w:ascii="Times New Roman" w:hAnsi="Times New Roman" w:cs="Times New Roman"/>
          <w:sz w:val="24"/>
          <w:szCs w:val="24"/>
          <w:lang w:val="en-GB"/>
        </w:rPr>
        <w:t>used</w:t>
      </w:r>
      <w:proofErr w:type="gramEnd"/>
      <w:r>
        <w:rPr>
          <w:rFonts w:ascii="Times New Roman" w:hAnsi="Times New Roman" w:cs="Times New Roman"/>
          <w:sz w:val="24"/>
          <w:szCs w:val="24"/>
          <w:lang w:val="en-GB"/>
        </w:rPr>
        <w:t xml:space="preserve"> in the</w:t>
      </w:r>
      <w:ins w:id="110" w:author="Sharon Kaari" w:date="2018-08-29T10:51:00Z">
        <w:r w:rsidR="00F46546">
          <w:rPr>
            <w:rFonts w:ascii="Times New Roman" w:hAnsi="Times New Roman" w:cs="Times New Roman"/>
            <w:sz w:val="24"/>
            <w:szCs w:val="24"/>
            <w:lang w:val="en-GB"/>
          </w:rPr>
          <w:t xml:space="preserve"> proposed</w:t>
        </w:r>
      </w:ins>
      <w:r>
        <w:rPr>
          <w:rFonts w:ascii="Times New Roman" w:hAnsi="Times New Roman" w:cs="Times New Roman"/>
          <w:sz w:val="24"/>
          <w:szCs w:val="24"/>
          <w:lang w:val="en-GB"/>
        </w:rPr>
        <w:t xml:space="preserve"> project. It also highlights the system analysis and design approaches used. Finally, the chapter gives a description of the tools and techniques to be used in the project.</w:t>
      </w:r>
    </w:p>
    <w:p w:rsidR="0055269C" w:rsidRPr="0055269C" w:rsidRDefault="0055269C" w:rsidP="001D4729">
      <w:pPr>
        <w:pStyle w:val="Heading2"/>
        <w:numPr>
          <w:ilvl w:val="0"/>
          <w:numId w:val="0"/>
        </w:numPr>
        <w:ind w:left="360" w:hanging="360"/>
        <w:rPr>
          <w:lang w:val="en-GB"/>
        </w:rPr>
      </w:pPr>
      <w:bookmarkStart w:id="111" w:name="_Toc523213576"/>
      <w:r w:rsidRPr="0055269C">
        <w:rPr>
          <w:lang w:val="en-GB"/>
        </w:rPr>
        <w:t>3.2 Software Development Methodology</w:t>
      </w:r>
      <w:bookmarkEnd w:id="111"/>
    </w:p>
    <w:p w:rsidR="00452B91" w:rsidRPr="00714307" w:rsidRDefault="0055269C" w:rsidP="00D81A10">
      <w:pPr>
        <w:spacing w:after="0" w:line="360" w:lineRule="auto"/>
        <w:rPr>
          <w:rFonts w:ascii="Times New Roman" w:hAnsi="Times New Roman" w:cs="Times New Roman"/>
          <w:sz w:val="24"/>
          <w:szCs w:val="24"/>
        </w:rPr>
      </w:pPr>
      <w:r w:rsidRPr="00714307">
        <w:rPr>
          <w:rFonts w:ascii="Times New Roman" w:hAnsi="Times New Roman" w:cs="Times New Roman"/>
          <w:sz w:val="24"/>
          <w:szCs w:val="24"/>
        </w:rPr>
        <w:t>This system puts into use the prototype model.</w:t>
      </w:r>
      <w:r w:rsidRPr="00714307">
        <w:rPr>
          <w:rFonts w:ascii="Times New Roman" w:hAnsi="Times New Roman" w:cs="Times New Roman"/>
        </w:rPr>
        <w:t xml:space="preserve"> </w:t>
      </w:r>
      <w:r w:rsidRPr="00714307">
        <w:rPr>
          <w:rFonts w:ascii="Times New Roman" w:hAnsi="Times New Roman" w:cs="Times New Roman"/>
          <w:sz w:val="24"/>
          <w:szCs w:val="24"/>
        </w:rPr>
        <w:t xml:space="preserve">The Prototyping Model is a Systems Development Methodology (SDM) within which a paradigm output (or an early approximation of a final system or product) is constructed, tested, and then reworked. It is done until an appropriate paradigm is achieved to help develop the entire system or product </w:t>
      </w:r>
      <w:r w:rsidRPr="00714307">
        <w:rPr>
          <w:rFonts w:ascii="Times New Roman" w:hAnsi="Times New Roman" w:cs="Times New Roman"/>
          <w:sz w:val="24"/>
          <w:szCs w:val="24"/>
        </w:rPr>
        <w:fldChar w:fldCharType="begin"/>
      </w:r>
      <w:r w:rsidRPr="00714307">
        <w:rPr>
          <w:rFonts w:ascii="Times New Roman" w:hAnsi="Times New Roman" w:cs="Times New Roman"/>
          <w:sz w:val="24"/>
          <w:szCs w:val="24"/>
        </w:rPr>
        <w:instrText xml:space="preserve"> ADDIN ZOTERO_ITEM CSL_CITATION {"citationID":"HApVlBmU","properties":{"formattedCitation":"(Ganpatrao Sabale, 2012)","plainCitation":"(Ganpatrao Sabale, 2012)","noteIndex":0},"citationItems":[{"id":34,"uris":["http://zotero.org/users/local/uJrdoVkz/items/MXY2Y7UP"],"uri":["http://zotero.org/users/local/uJrdoVkz/items/MXY2Y7UP"],"itemData":{"id":34,"type":"article-journal","title":"Comparative Study of Prototype Model For Software Engineering With System Development Life Cycle","container-title":"IOSR Journal of Engineering","page":"21-24","volume":"02","issue":"07","source":"Crossref","abstract":"The concept of system lifecycle models came into existence that emphasized on the need to follow some structured approach towards building new or improved system. Many models were suggested like waterfall, prototype, rapid application development, V-shaped etc. In this paper, we focus on the comparative analysis of these Software Development Life Cycle Models. With the growing operations of organizations, the need to automate the various activities increased. So, it was felt that some standard and structural procedure or methodology be introduced in the industry so that the transition from manual to automated system became easy.","DOI":"10.9790/3021-02722124","ISSN":"22788719, 22503021","language":"en","author":[{"family":"Ganpatrao Sabale","given":"Rajendra"}],"issued":{"date-parts":[["2012",7]]}}}],"schema":"https://github.com/citation-style-language/schema/raw/master/csl-citation.json"} </w:instrText>
      </w:r>
      <w:r w:rsidRPr="00714307">
        <w:rPr>
          <w:rFonts w:ascii="Times New Roman" w:hAnsi="Times New Roman" w:cs="Times New Roman"/>
          <w:sz w:val="24"/>
          <w:szCs w:val="24"/>
        </w:rPr>
        <w:fldChar w:fldCharType="separate"/>
      </w:r>
      <w:r w:rsidRPr="00714307">
        <w:rPr>
          <w:rFonts w:ascii="Times New Roman" w:hAnsi="Times New Roman" w:cs="Times New Roman"/>
          <w:sz w:val="24"/>
        </w:rPr>
        <w:t>(Ganpatrao Sabale, 2012)</w:t>
      </w:r>
      <w:r w:rsidRPr="00714307">
        <w:rPr>
          <w:rFonts w:ascii="Times New Roman" w:hAnsi="Times New Roman" w:cs="Times New Roman"/>
          <w:sz w:val="24"/>
          <w:szCs w:val="24"/>
        </w:rPr>
        <w:fldChar w:fldCharType="end"/>
      </w:r>
      <w:r w:rsidRPr="00714307">
        <w:rPr>
          <w:rFonts w:ascii="Times New Roman" w:hAnsi="Times New Roman" w:cs="Times New Roman"/>
          <w:sz w:val="24"/>
          <w:szCs w:val="24"/>
        </w:rPr>
        <w:t xml:space="preserve"> . </w:t>
      </w:r>
      <w:r w:rsidR="008B51E8">
        <w:rPr>
          <w:rFonts w:ascii="Times New Roman" w:hAnsi="Times New Roman" w:cs="Times New Roman"/>
          <w:sz w:val="24"/>
          <w:szCs w:val="24"/>
        </w:rPr>
        <w:t>This model was chosen</w:t>
      </w:r>
      <w:r w:rsidRPr="00714307">
        <w:rPr>
          <w:rFonts w:ascii="Times New Roman" w:hAnsi="Times New Roman" w:cs="Times New Roman"/>
          <w:sz w:val="24"/>
          <w:szCs w:val="24"/>
        </w:rPr>
        <w:t xml:space="preserve"> because it will </w:t>
      </w:r>
      <w:r w:rsidR="008B51E8">
        <w:rPr>
          <w:rFonts w:ascii="Times New Roman" w:hAnsi="Times New Roman" w:cs="Times New Roman"/>
          <w:sz w:val="24"/>
          <w:szCs w:val="24"/>
        </w:rPr>
        <w:t>require</w:t>
      </w:r>
      <w:r w:rsidRPr="00714307">
        <w:rPr>
          <w:rFonts w:ascii="Times New Roman" w:hAnsi="Times New Roman" w:cs="Times New Roman"/>
          <w:sz w:val="24"/>
          <w:szCs w:val="24"/>
        </w:rPr>
        <w:t xml:space="preserve"> to have a lot of interaction with the end users. Prototyping will ensure that the users constantly work with the system and provide feedback which is incorporated in the prototype to result in a useable system. The final product is more likely to satisfy the user’s desire for look, feel and performance.</w:t>
      </w:r>
    </w:p>
    <w:p w:rsidR="001F5146" w:rsidRDefault="001F5146" w:rsidP="00D81A10">
      <w:pPr>
        <w:spacing w:after="0" w:line="360" w:lineRule="auto"/>
        <w:rPr>
          <w:sz w:val="24"/>
          <w:szCs w:val="24"/>
        </w:rPr>
      </w:pPr>
      <w:r>
        <w:rPr>
          <w:noProof/>
          <w:sz w:val="24"/>
          <w:szCs w:val="24"/>
        </w:rPr>
        <w:lastRenderedPageBreak/>
        <w:drawing>
          <wp:inline distT="0" distB="0" distL="0" distR="0" wp14:anchorId="4CDB31F6">
            <wp:extent cx="4572635" cy="2639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635" cy="2639695"/>
                    </a:xfrm>
                    <a:prstGeom prst="rect">
                      <a:avLst/>
                    </a:prstGeom>
                    <a:noFill/>
                  </pic:spPr>
                </pic:pic>
              </a:graphicData>
            </a:graphic>
          </wp:inline>
        </w:drawing>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Figure 3.1 Prototyping Methodology</w:t>
      </w:r>
    </w:p>
    <w:p w:rsidR="001F5146" w:rsidRDefault="001F5146" w:rsidP="00D81A10">
      <w:pPr>
        <w:spacing w:after="0" w:line="360" w:lineRule="auto"/>
        <w:rPr>
          <w:sz w:val="24"/>
          <w:szCs w:val="24"/>
        </w:rPr>
      </w:pP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first stage in prototyping is determining the system requirements and its major components. The main goal of this project is to enhance the learning process in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specifically for high school students. The main </w:t>
      </w:r>
      <w:del w:id="112" w:author="Sharon Kaari" w:date="2018-08-29T10:51:00Z">
        <w:r w:rsidDel="00F46546">
          <w:rPr>
            <w:rFonts w:ascii="Times New Roman" w:hAnsi="Times New Roman" w:cs="Times New Roman"/>
            <w:sz w:val="24"/>
            <w:szCs w:val="24"/>
            <w:lang w:val="en-GB"/>
          </w:rPr>
          <w:delText>functional requirement</w:delText>
        </w:r>
      </w:del>
      <w:ins w:id="113" w:author="Sharon Kaari" w:date="2018-08-29T10:51:00Z">
        <w:r w:rsidR="00F46546">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 is the use of java script enabled web browser. The main </w:t>
      </w:r>
      <w:del w:id="114" w:author="Sharon Kaari" w:date="2018-08-29T10:51:00Z">
        <w:r w:rsidDel="00F46546">
          <w:rPr>
            <w:rFonts w:ascii="Times New Roman" w:hAnsi="Times New Roman" w:cs="Times New Roman"/>
            <w:sz w:val="24"/>
            <w:szCs w:val="24"/>
            <w:lang w:val="en-GB"/>
          </w:rPr>
          <w:delText>non-functional requirement</w:delText>
        </w:r>
      </w:del>
      <w:ins w:id="115" w:author="Sharon Kaari" w:date="2018-08-29T10:51:00Z">
        <w:r w:rsidR="00F46546">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 is that the users of the system need to have knowledge in Chemistry in order to use the system efficiently.</w:t>
      </w:r>
      <w:ins w:id="116" w:author="Sharon Kaari" w:date="2018-08-29T10:52:00Z">
        <w:r w:rsidR="00F46546">
          <w:rPr>
            <w:rFonts w:ascii="Times New Roman" w:hAnsi="Times New Roman" w:cs="Times New Roman"/>
            <w:sz w:val="24"/>
            <w:szCs w:val="24"/>
            <w:lang w:val="en-GB"/>
          </w:rPr>
          <w:t xml:space="preserve"> Not functional or non-functional requirements</w:t>
        </w:r>
      </w:ins>
    </w:p>
    <w:p w:rsidR="001F5146" w:rsidRDefault="001F5146" w:rsidP="001F5146">
      <w:pPr>
        <w:spacing w:after="0" w:line="360" w:lineRule="auto"/>
        <w:rPr>
          <w:rFonts w:ascii="Times New Roman" w:hAnsi="Times New Roman" w:cs="Times New Roman"/>
          <w:sz w:val="24"/>
          <w:szCs w:val="24"/>
          <w:lang w:val="en-GB"/>
        </w:rPr>
      </w:pP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second stage involves the evaluation of customers who will use the system. The main customers of this system are high school teachers and students. The students need the system to facilitate their learning of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while teachers use the system to monitor the progress of their students in performing the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The third stage entails the designing of the system. A preliminary design of the system is sketched on paper and its functionalities are discussed with the stakeholders in order to improve the system.</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fourth </w:t>
      </w:r>
      <w:proofErr w:type="gramStart"/>
      <w:r>
        <w:rPr>
          <w:rFonts w:ascii="Times New Roman" w:hAnsi="Times New Roman" w:cs="Times New Roman"/>
          <w:sz w:val="24"/>
          <w:szCs w:val="24"/>
          <w:lang w:val="en-GB"/>
        </w:rPr>
        <w:t>stage</w:t>
      </w:r>
      <w:proofErr w:type="gramEnd"/>
      <w:r>
        <w:rPr>
          <w:rFonts w:ascii="Times New Roman" w:hAnsi="Times New Roman" w:cs="Times New Roman"/>
          <w:sz w:val="24"/>
          <w:szCs w:val="24"/>
          <w:lang w:val="en-GB"/>
        </w:rPr>
        <w:t xml:space="preserve"> the design of the system is reviewed to evaluate whether it meets all the required functionalities. </w:t>
      </w:r>
    </w:p>
    <w:p w:rsidR="001F5146" w:rsidRDefault="001F5146" w:rsidP="001F5146">
      <w:pPr>
        <w:spacing w:after="0" w:line="360" w:lineRule="auto"/>
        <w:rPr>
          <w:rFonts w:ascii="Times New Roman" w:hAnsi="Times New Roman" w:cs="Times New Roman"/>
          <w:sz w:val="24"/>
          <w:szCs w:val="24"/>
          <w:lang w:val="en-GB"/>
        </w:rPr>
      </w:pP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In the fifth stage, the system is developed and all its proposed functionalities are implemented. The refinement process is repeated until the system meets all the requirements as stated by the stakeholders.</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sixth </w:t>
      </w:r>
      <w:proofErr w:type="gramStart"/>
      <w:r>
        <w:rPr>
          <w:rFonts w:ascii="Times New Roman" w:hAnsi="Times New Roman" w:cs="Times New Roman"/>
          <w:sz w:val="24"/>
          <w:szCs w:val="24"/>
          <w:lang w:val="en-GB"/>
        </w:rPr>
        <w:t>stage</w:t>
      </w:r>
      <w:proofErr w:type="gramEnd"/>
      <w:r>
        <w:rPr>
          <w:rFonts w:ascii="Times New Roman" w:hAnsi="Times New Roman" w:cs="Times New Roman"/>
          <w:sz w:val="24"/>
          <w:szCs w:val="24"/>
          <w:lang w:val="en-GB"/>
        </w:rPr>
        <w:t xml:space="preserve"> the developed system is tested by being made available to the stakeholders. They evaluate the system to see whether it meets the requirements that they had stated.</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final stage, the developed system is deployed for use. The system maintainers constantly improve the system and troubleshoot it for any errors.</w:t>
      </w:r>
    </w:p>
    <w:p w:rsidR="001C319A" w:rsidRPr="00032791" w:rsidRDefault="001C319A" w:rsidP="00D81A10">
      <w:pPr>
        <w:spacing w:after="0" w:line="360" w:lineRule="auto"/>
        <w:rPr>
          <w:sz w:val="24"/>
          <w:szCs w:val="24"/>
        </w:rPr>
      </w:pPr>
    </w:p>
    <w:p w:rsidR="00B8691A" w:rsidRDefault="00C60BC4" w:rsidP="001D4729">
      <w:pPr>
        <w:pStyle w:val="Heading2"/>
        <w:numPr>
          <w:ilvl w:val="0"/>
          <w:numId w:val="0"/>
        </w:numPr>
        <w:ind w:left="360" w:hanging="360"/>
        <w:rPr>
          <w:rFonts w:eastAsia="Times New Roman"/>
        </w:rPr>
      </w:pPr>
      <w:bookmarkStart w:id="117" w:name="_Toc523213577"/>
      <w:r>
        <w:rPr>
          <w:rFonts w:eastAsia="Times New Roman"/>
        </w:rPr>
        <w:t>3.3</w:t>
      </w:r>
      <w:r w:rsidR="00796F3E" w:rsidRPr="00796F3E">
        <w:rPr>
          <w:rFonts w:eastAsia="Times New Roman"/>
        </w:rPr>
        <w:t xml:space="preserve"> System Analysis</w:t>
      </w:r>
      <w:bookmarkEnd w:id="117"/>
      <w:r w:rsidR="00796F3E" w:rsidRPr="00796F3E">
        <w:rPr>
          <w:rFonts w:eastAsia="Times New Roman"/>
        </w:rPr>
        <w:t xml:space="preserve"> </w:t>
      </w:r>
    </w:p>
    <w:p w:rsidR="0016094E" w:rsidRDefault="00B8691A" w:rsidP="00D81A10">
      <w:pPr>
        <w:spacing w:after="0" w:line="360" w:lineRule="auto"/>
        <w:rPr>
          <w:sz w:val="24"/>
          <w:szCs w:val="24"/>
        </w:rPr>
      </w:pPr>
      <w:r w:rsidRPr="00B8691A">
        <w:rPr>
          <w:sz w:val="24"/>
          <w:szCs w:val="24"/>
        </w:rPr>
        <w:t>System</w:t>
      </w:r>
      <w:r>
        <w:rPr>
          <w:sz w:val="24"/>
          <w:szCs w:val="24"/>
        </w:rPr>
        <w:t xml:space="preserve"> analysis i</w:t>
      </w:r>
      <w:r w:rsidRPr="00B8691A">
        <w:rPr>
          <w:sz w:val="24"/>
          <w:szCs w:val="24"/>
        </w:rPr>
        <w:t>s a technique that breaks down a system into its component pieces for the purpose of the studying how well those component parts work and interact to accomplish their purpose</w:t>
      </w:r>
      <w:r>
        <w:rPr>
          <w:sz w:val="24"/>
          <w:szCs w:val="24"/>
        </w:rPr>
        <w:t xml:space="preserve"> </w:t>
      </w:r>
      <w:r>
        <w:rPr>
          <w:sz w:val="24"/>
          <w:szCs w:val="24"/>
        </w:rPr>
        <w:fldChar w:fldCharType="begin"/>
      </w:r>
      <w:r>
        <w:rPr>
          <w:sz w:val="24"/>
          <w:szCs w:val="24"/>
        </w:rPr>
        <w:instrText xml:space="preserve"> ADDIN ZOTERO_ITEM CSL_CITATION {"citationID":"fTF9hmKy","properties":{"formattedCitation":"(Bentley, 2007)","plainCitation":"(Bentley, 2007)","noteIndex":0},"citationItems":[{"id":25,"uris":["http://zotero.org/users/local/uJrdoVkz/items/SZFQ42T6"],"uri":["http://zotero.org/users/local/uJrdoVkz/items/SZFQ42T6"],"itemData":{"id":25,"type":"book","title":"Systems Analysis and Design for the Global Enterprise","publisher":"Irwin/McGraw-Hill","publisher-place":"Boston","number-of-pages":"747","edition":"7th edition","source":"Amazon","event-place":"Boston","abstract":"Today's students want to practice the application of concepts. As with the previous editions of this book, the authors write to balance the coverage of concepts, tools, techniques, and their applications, and to provide the most examples of system analysis and design deliverables available in any book. The textbook also serves the reader as a professional reference for best current practices.","ISBN":"978-0-07-110766-2","language":"English","author":[{"family":"Bentley","given":"Lonnie D."}],"issued":{"date-parts":[["2007",4,1]]}}}],"schema":"https://github.com/citation-style-language/schema/raw/master/csl-citation.json"} </w:instrText>
      </w:r>
      <w:r>
        <w:rPr>
          <w:sz w:val="24"/>
          <w:szCs w:val="24"/>
        </w:rPr>
        <w:fldChar w:fldCharType="separate"/>
      </w:r>
      <w:r w:rsidRPr="00B8691A">
        <w:rPr>
          <w:rFonts w:ascii="Calibri" w:hAnsi="Calibri" w:cs="Calibri"/>
          <w:sz w:val="24"/>
        </w:rPr>
        <w:t>(Bentley, 2007)</w:t>
      </w:r>
      <w:r>
        <w:rPr>
          <w:sz w:val="24"/>
          <w:szCs w:val="24"/>
        </w:rPr>
        <w:fldChar w:fldCharType="end"/>
      </w:r>
      <w:r w:rsidR="0016094E">
        <w:rPr>
          <w:sz w:val="24"/>
          <w:szCs w:val="24"/>
        </w:rPr>
        <w:t xml:space="preserve">. </w:t>
      </w:r>
      <w:ins w:id="118" w:author="Sharon Kaari" w:date="2018-08-29T10:52:00Z">
        <w:r w:rsidR="00F46546">
          <w:rPr>
            <w:sz w:val="24"/>
            <w:szCs w:val="24"/>
          </w:rPr>
          <w:t xml:space="preserve"> </w:t>
        </w:r>
        <w:proofErr w:type="gramStart"/>
        <w:r w:rsidR="00F46546">
          <w:rPr>
            <w:sz w:val="24"/>
            <w:szCs w:val="24"/>
          </w:rPr>
          <w:t>formatting</w:t>
        </w:r>
      </w:ins>
      <w:proofErr w:type="gramEnd"/>
    </w:p>
    <w:p w:rsidR="00721449" w:rsidRPr="00796F3E" w:rsidRDefault="00721449" w:rsidP="00D81A10">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119" w:name="_Toc523213578"/>
      <w:r>
        <w:rPr>
          <w:rFonts w:eastAsia="Times New Roman"/>
        </w:rPr>
        <w:t>3.3</w:t>
      </w:r>
      <w:r w:rsidR="00796F3E" w:rsidRPr="00796F3E">
        <w:rPr>
          <w:rFonts w:eastAsia="Times New Roman"/>
        </w:rPr>
        <w:t>.1 Functional requirements</w:t>
      </w:r>
      <w:bookmarkEnd w:id="119"/>
      <w:r w:rsidR="00796F3E" w:rsidRPr="00796F3E">
        <w:rPr>
          <w:rFonts w:eastAsia="Times New Roman"/>
        </w:rPr>
        <w:t xml:space="preserve"> </w:t>
      </w:r>
    </w:p>
    <w:p w:rsidR="0085693B" w:rsidRDefault="0085693B" w:rsidP="00D81A10">
      <w:pPr>
        <w:spacing w:after="0" w:line="360" w:lineRule="auto"/>
        <w:rPr>
          <w:ins w:id="120" w:author="Sharon Kaari" w:date="2018-08-29T10:52:00Z"/>
          <w:rFonts w:ascii="Times New Roman" w:eastAsia="Times New Roman" w:hAnsi="Times New Roman" w:cs="Times New Roman"/>
          <w:sz w:val="24"/>
          <w:szCs w:val="24"/>
        </w:rPr>
      </w:pPr>
      <w:r w:rsidRPr="0085693B">
        <w:rPr>
          <w:rFonts w:ascii="Times New Roman" w:eastAsia="Times New Roman" w:hAnsi="Times New Roman" w:cs="Times New Roman"/>
          <w:sz w:val="24"/>
          <w:szCs w:val="24"/>
        </w:rPr>
        <w:t>Functional requirements specifies a function that a system or system component must be able to perform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{"citationID":"2opXk8hv","properties":{"formattedCitation":"(Loucopoulos &amp; Karakostas, 1995)","plainCitation":"(Loucopoulos &amp; Karakostas, 1995)","noteIndex":0},"citationItems":[{"id":22,"uris":["http://zotero.org/users/local/uJrdoVkz/items/GF8CHPIE"],"uri":["http://zotero.org/users/local/uJrdoVkz/items/GF8CHPIE"],"itemData":{"id":22,"type":"book","title":"System Requirements Engineering","publisher":"McGraw-Hill, Inc.","publisher-place":"New York, NY, USA","source":"ACM Digital Library","event-place":"New York, NY, USA","abstract":"From the Publisher:System Requirements Engineering presents a balanced view of the issues, concepts, models, techniques and tools found in requirements engineering research and practice. Requirements engineering is presented from business, behavioural and software engineering perspectives and a general framework is established at the outset. This book considers requirements engineering as a combination of three concurrent and interacting processes: eliciting knowledge related to a problem domain, ensuring the validity of such knowledge and specifying the problem in a formal way. Particular emphasis is given to requirements elicitation techniques and there is a fully integrated treatment of the development of requirements specifications through enterprise modelling, functional requirements and non-functional requirements.","ISBN":"978-0-07-707843-0","author":[{"family":"Loucopoulos","given":"Pericles"},{"family":"Karakostas","given":"Vassilios"}],"issued":{"date-parts":[["1995"]]}}}],"schema":"https://github.com/citation-style-language/schema/raw/master/csl-citation.json"} </w:instrText>
      </w:r>
      <w:r>
        <w:rPr>
          <w:rFonts w:ascii="Times New Roman" w:eastAsia="Times New Roman" w:hAnsi="Times New Roman" w:cs="Times New Roman"/>
          <w:sz w:val="24"/>
          <w:szCs w:val="24"/>
        </w:rPr>
        <w:fldChar w:fldCharType="separate"/>
      </w:r>
      <w:r w:rsidRPr="0085693B">
        <w:rPr>
          <w:rFonts w:ascii="Times New Roman" w:hAnsi="Times New Roman" w:cs="Times New Roman"/>
          <w:sz w:val="24"/>
        </w:rPr>
        <w:t>(</w:t>
      </w:r>
      <w:proofErr w:type="spellStart"/>
      <w:r w:rsidRPr="0085693B">
        <w:rPr>
          <w:rFonts w:ascii="Times New Roman" w:hAnsi="Times New Roman" w:cs="Times New Roman"/>
          <w:sz w:val="24"/>
        </w:rPr>
        <w:t>Loucopoulos</w:t>
      </w:r>
      <w:proofErr w:type="spellEnd"/>
      <w:r w:rsidRPr="0085693B">
        <w:rPr>
          <w:rFonts w:ascii="Times New Roman" w:hAnsi="Times New Roman" w:cs="Times New Roman"/>
          <w:sz w:val="24"/>
        </w:rPr>
        <w:t xml:space="preserve"> &amp; </w:t>
      </w:r>
      <w:proofErr w:type="spellStart"/>
      <w:r w:rsidRPr="0085693B">
        <w:rPr>
          <w:rFonts w:ascii="Times New Roman" w:hAnsi="Times New Roman" w:cs="Times New Roman"/>
          <w:sz w:val="24"/>
        </w:rPr>
        <w:t>Karakostas</w:t>
      </w:r>
      <w:proofErr w:type="spellEnd"/>
      <w:r w:rsidRPr="0085693B">
        <w:rPr>
          <w:rFonts w:ascii="Times New Roman" w:hAnsi="Times New Roman" w:cs="Times New Roman"/>
          <w:sz w:val="24"/>
        </w:rPr>
        <w:t>, 1995)</w:t>
      </w:r>
      <w:r>
        <w:rPr>
          <w:rFonts w:ascii="Times New Roman" w:eastAsia="Times New Roman" w:hAnsi="Times New Roman" w:cs="Times New Roman"/>
          <w:sz w:val="24"/>
          <w:szCs w:val="24"/>
        </w:rPr>
        <w:fldChar w:fldCharType="end"/>
      </w:r>
      <w:r w:rsidR="00443034">
        <w:rPr>
          <w:rFonts w:ascii="Times New Roman" w:eastAsia="Times New Roman" w:hAnsi="Times New Roman" w:cs="Times New Roman"/>
          <w:sz w:val="24"/>
          <w:szCs w:val="24"/>
        </w:rPr>
        <w:t>.</w:t>
      </w:r>
    </w:p>
    <w:p w:rsidR="00F46546" w:rsidRDefault="00F46546" w:rsidP="00D81A10">
      <w:pPr>
        <w:spacing w:after="0" w:line="360" w:lineRule="auto"/>
        <w:rPr>
          <w:ins w:id="121" w:author="Sharon Kaari" w:date="2018-08-29T10:52:00Z"/>
          <w:rFonts w:ascii="Times New Roman" w:eastAsia="Times New Roman" w:hAnsi="Times New Roman" w:cs="Times New Roman"/>
          <w:sz w:val="24"/>
          <w:szCs w:val="24"/>
        </w:rPr>
      </w:pPr>
      <w:ins w:id="122" w:author="Sharon Kaari" w:date="2018-08-29T10:52:00Z">
        <w:r>
          <w:rPr>
            <w:rFonts w:ascii="Times New Roman" w:eastAsia="Times New Roman" w:hAnsi="Times New Roman" w:cs="Times New Roman"/>
            <w:sz w:val="24"/>
            <w:szCs w:val="24"/>
          </w:rPr>
          <w:t>What are the functional requirements of the system?</w:t>
        </w:r>
      </w:ins>
    </w:p>
    <w:p w:rsidR="00F46546" w:rsidRDefault="00F46546" w:rsidP="00F46546">
      <w:pPr>
        <w:pStyle w:val="ListParagraph"/>
        <w:numPr>
          <w:ilvl w:val="0"/>
          <w:numId w:val="7"/>
        </w:numPr>
        <w:spacing w:after="0" w:line="360" w:lineRule="auto"/>
        <w:rPr>
          <w:ins w:id="123" w:author="Sharon Kaari" w:date="2018-08-29T10:52:00Z"/>
          <w:rFonts w:ascii="Times New Roman" w:eastAsia="Times New Roman" w:hAnsi="Times New Roman" w:cs="Times New Roman"/>
          <w:sz w:val="24"/>
          <w:szCs w:val="24"/>
        </w:rPr>
        <w:pPrChange w:id="124" w:author="Sharon Kaari" w:date="2018-08-29T10:52:00Z">
          <w:pPr>
            <w:spacing w:after="0" w:line="360" w:lineRule="auto"/>
          </w:pPr>
        </w:pPrChange>
      </w:pPr>
      <w:ins w:id="125" w:author="Sharon Kaari" w:date="2018-08-29T10:52:00Z">
        <w:r>
          <w:rPr>
            <w:rFonts w:ascii="Times New Roman" w:eastAsia="Times New Roman" w:hAnsi="Times New Roman" w:cs="Times New Roman"/>
            <w:sz w:val="24"/>
            <w:szCs w:val="24"/>
          </w:rPr>
          <w:t xml:space="preserve">A student should be able to log </w:t>
        </w:r>
        <w:proofErr w:type="spellStart"/>
        <w:r>
          <w:rPr>
            <w:rFonts w:ascii="Times New Roman" w:eastAsia="Times New Roman" w:hAnsi="Times New Roman" w:cs="Times New Roman"/>
            <w:sz w:val="24"/>
            <w:szCs w:val="24"/>
          </w:rPr>
          <w:t>ing</w:t>
        </w:r>
        <w:proofErr w:type="spellEnd"/>
      </w:ins>
    </w:p>
    <w:p w:rsidR="00F46546" w:rsidRDefault="00F46546" w:rsidP="00F46546">
      <w:pPr>
        <w:pStyle w:val="ListParagraph"/>
        <w:numPr>
          <w:ilvl w:val="0"/>
          <w:numId w:val="7"/>
        </w:numPr>
        <w:spacing w:after="0" w:line="360" w:lineRule="auto"/>
        <w:rPr>
          <w:ins w:id="126" w:author="Sharon Kaari" w:date="2018-08-29T10:53:00Z"/>
          <w:rFonts w:ascii="Times New Roman" w:eastAsia="Times New Roman" w:hAnsi="Times New Roman" w:cs="Times New Roman"/>
          <w:sz w:val="24"/>
          <w:szCs w:val="24"/>
        </w:rPr>
        <w:pPrChange w:id="127" w:author="Sharon Kaari" w:date="2018-08-29T10:52:00Z">
          <w:pPr>
            <w:spacing w:after="0" w:line="360" w:lineRule="auto"/>
          </w:pPr>
        </w:pPrChange>
      </w:pPr>
      <w:ins w:id="128" w:author="Sharon Kaari" w:date="2018-08-29T10:53:00Z">
        <w:r>
          <w:rPr>
            <w:rFonts w:ascii="Times New Roman" w:eastAsia="Times New Roman" w:hAnsi="Times New Roman" w:cs="Times New Roman"/>
            <w:sz w:val="24"/>
            <w:szCs w:val="24"/>
          </w:rPr>
          <w:t>A student should be able to…</w:t>
        </w:r>
      </w:ins>
    </w:p>
    <w:p w:rsidR="00F46546" w:rsidRDefault="00F46546" w:rsidP="00F46546">
      <w:pPr>
        <w:pStyle w:val="ListParagraph"/>
        <w:numPr>
          <w:ilvl w:val="0"/>
          <w:numId w:val="7"/>
        </w:numPr>
        <w:spacing w:after="0" w:line="360" w:lineRule="auto"/>
        <w:rPr>
          <w:ins w:id="129" w:author="Sharon Kaari" w:date="2018-08-29T10:53:00Z"/>
          <w:rFonts w:ascii="Times New Roman" w:eastAsia="Times New Roman" w:hAnsi="Times New Roman" w:cs="Times New Roman"/>
          <w:sz w:val="24"/>
          <w:szCs w:val="24"/>
        </w:rPr>
        <w:pPrChange w:id="130" w:author="Sharon Kaari" w:date="2018-08-29T10:52:00Z">
          <w:pPr>
            <w:spacing w:after="0" w:line="360" w:lineRule="auto"/>
          </w:pPr>
        </w:pPrChange>
      </w:pPr>
      <w:ins w:id="131" w:author="Sharon Kaari" w:date="2018-08-29T10:53:00Z">
        <w:r>
          <w:rPr>
            <w:rFonts w:ascii="Times New Roman" w:eastAsia="Times New Roman" w:hAnsi="Times New Roman" w:cs="Times New Roman"/>
            <w:sz w:val="24"/>
            <w:szCs w:val="24"/>
          </w:rPr>
          <w:t>A teacher should be able to…</w:t>
        </w:r>
      </w:ins>
    </w:p>
    <w:p w:rsidR="00F46546" w:rsidRPr="00F46546" w:rsidRDefault="00F46546" w:rsidP="00F46546">
      <w:pPr>
        <w:pStyle w:val="ListParagraph"/>
        <w:numPr>
          <w:ilvl w:val="0"/>
          <w:numId w:val="7"/>
        </w:numPr>
        <w:spacing w:after="0" w:line="360" w:lineRule="auto"/>
        <w:rPr>
          <w:rFonts w:ascii="Times New Roman" w:eastAsia="Times New Roman" w:hAnsi="Times New Roman" w:cs="Times New Roman"/>
          <w:sz w:val="24"/>
          <w:szCs w:val="24"/>
          <w:rPrChange w:id="132" w:author="Sharon Kaari" w:date="2018-08-29T10:52:00Z">
            <w:rPr/>
          </w:rPrChange>
        </w:rPr>
        <w:pPrChange w:id="133" w:author="Sharon Kaari" w:date="2018-08-29T10:52:00Z">
          <w:pPr>
            <w:spacing w:after="0" w:line="360" w:lineRule="auto"/>
          </w:pPr>
        </w:pPrChange>
      </w:pPr>
      <w:ins w:id="134" w:author="Sharon Kaari" w:date="2018-08-29T10:53:00Z">
        <w:r>
          <w:rPr>
            <w:rFonts w:ascii="Times New Roman" w:eastAsia="Times New Roman" w:hAnsi="Times New Roman" w:cs="Times New Roman"/>
            <w:sz w:val="24"/>
            <w:szCs w:val="24"/>
          </w:rPr>
          <w:t>A teacher should be able to set up laboratory experiments</w:t>
        </w:r>
      </w:ins>
    </w:p>
    <w:p w:rsidR="00032791" w:rsidRPr="00032791" w:rsidRDefault="00032791" w:rsidP="00D81A10">
      <w:pPr>
        <w:spacing w:after="0" w:line="360" w:lineRule="auto"/>
        <w:rPr>
          <w:rFonts w:ascii="Times New Roman" w:eastAsia="Times New Roman" w:hAnsi="Times New Roman" w:cs="Times New Roman"/>
          <w:sz w:val="24"/>
          <w:szCs w:val="24"/>
        </w:rPr>
      </w:pPr>
    </w:p>
    <w:p w:rsidR="00796F3E" w:rsidRDefault="00C60BC4" w:rsidP="001D4729">
      <w:pPr>
        <w:pStyle w:val="Heading3"/>
        <w:numPr>
          <w:ilvl w:val="0"/>
          <w:numId w:val="0"/>
        </w:numPr>
        <w:rPr>
          <w:rFonts w:eastAsia="Times New Roman"/>
        </w:rPr>
      </w:pPr>
      <w:bookmarkStart w:id="135" w:name="_Toc523213579"/>
      <w:r>
        <w:rPr>
          <w:rFonts w:eastAsia="Times New Roman"/>
        </w:rPr>
        <w:t>3.3</w:t>
      </w:r>
      <w:r w:rsidR="00796F3E" w:rsidRPr="00796F3E">
        <w:rPr>
          <w:rFonts w:eastAsia="Times New Roman"/>
        </w:rPr>
        <w:t>.2 Non-Functional requirements</w:t>
      </w:r>
      <w:bookmarkEnd w:id="135"/>
      <w:r w:rsidR="00796F3E" w:rsidRPr="00796F3E">
        <w:rPr>
          <w:rFonts w:eastAsia="Times New Roman"/>
        </w:rPr>
        <w:t xml:space="preserve"> </w:t>
      </w:r>
    </w:p>
    <w:p w:rsidR="00B55E57" w:rsidRDefault="00E13D28" w:rsidP="00B55E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Non-functional </w:t>
      </w:r>
      <w:r w:rsidRPr="00E13D28">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(NFR) describe important constraints upon the</w:t>
      </w:r>
      <w:r w:rsidRPr="00E13D28">
        <w:rPr>
          <w:rFonts w:ascii="Times New Roman" w:eastAsia="Times New Roman" w:hAnsi="Times New Roman" w:cs="Times New Roman"/>
          <w:sz w:val="24"/>
          <w:szCs w:val="24"/>
        </w:rPr>
        <w:t xml:space="preserve"> deve</w:t>
      </w:r>
      <w:r>
        <w:rPr>
          <w:rFonts w:ascii="Times New Roman" w:eastAsia="Times New Roman" w:hAnsi="Times New Roman" w:cs="Times New Roman"/>
          <w:sz w:val="24"/>
          <w:szCs w:val="24"/>
        </w:rPr>
        <w:t>lopment and</w:t>
      </w:r>
      <w:r w:rsidR="00363033">
        <w:rPr>
          <w:rFonts w:ascii="Times New Roman" w:eastAsia="Times New Roman" w:hAnsi="Times New Roman" w:cs="Times New Roman"/>
          <w:sz w:val="24"/>
          <w:szCs w:val="24"/>
        </w:rPr>
        <w:t xml:space="preserve"> behavior of a software system</w:t>
      </w:r>
      <w:r w:rsidR="009E640D">
        <w:rPr>
          <w:rFonts w:ascii="Times New Roman" w:eastAsia="Times New Roman" w:hAnsi="Times New Roman" w:cs="Times New Roman"/>
          <w:sz w:val="24"/>
          <w:szCs w:val="24"/>
        </w:rPr>
        <w:t>.</w:t>
      </w:r>
      <w:r w:rsidR="004917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They specify a broad range of qualities such as </w:t>
      </w:r>
      <w:r w:rsidR="005E2D23">
        <w:rPr>
          <w:rFonts w:ascii="Times New Roman" w:eastAsia="Times New Roman" w:hAnsi="Times New Roman" w:cs="Times New Roman"/>
          <w:sz w:val="24"/>
          <w:szCs w:val="24"/>
        </w:rPr>
        <w:t xml:space="preserve">security, </w:t>
      </w:r>
      <w:r w:rsidRPr="00E13D28">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availability, extensibility, </w:t>
      </w:r>
      <w:r w:rsidR="00B05919">
        <w:rPr>
          <w:rFonts w:ascii="Times New Roman" w:eastAsia="Times New Roman" w:hAnsi="Times New Roman" w:cs="Times New Roman"/>
          <w:sz w:val="24"/>
          <w:szCs w:val="24"/>
        </w:rPr>
        <w:t xml:space="preserve">and </w:t>
      </w:r>
      <w:r w:rsidR="00C7778B">
        <w:rPr>
          <w:rFonts w:ascii="Times New Roman" w:eastAsia="Times New Roman" w:hAnsi="Times New Roman" w:cs="Times New Roman"/>
          <w:sz w:val="24"/>
          <w:szCs w:val="24"/>
        </w:rPr>
        <w:t>portability</w:t>
      </w:r>
      <w:r w:rsidR="006D00D1">
        <w:rPr>
          <w:rFonts w:ascii="Times New Roman" w:eastAsia="Times New Roman" w:hAnsi="Times New Roman" w:cs="Times New Roman"/>
          <w:sz w:val="24"/>
          <w:szCs w:val="24"/>
        </w:rPr>
        <w:t xml:space="preserve"> </w:t>
      </w:r>
      <w:r w:rsidR="006D00D1">
        <w:rPr>
          <w:rFonts w:ascii="Times New Roman" w:eastAsia="Times New Roman" w:hAnsi="Times New Roman" w:cs="Times New Roman"/>
          <w:sz w:val="24"/>
          <w:szCs w:val="24"/>
        </w:rPr>
        <w:fldChar w:fldCharType="begin"/>
      </w:r>
      <w:r w:rsidR="006D00D1">
        <w:rPr>
          <w:rFonts w:ascii="Times New Roman" w:eastAsia="Times New Roman" w:hAnsi="Times New Roman" w:cs="Times New Roman"/>
          <w:sz w:val="24"/>
          <w:szCs w:val="24"/>
        </w:rPr>
        <w:instrText xml:space="preserve"> ADDIN ZOTERO_ITEM CSL_CITATION {"citationID":"67Otnt8K","properties":{"formattedCitation":"(Chung, Nixon, Yu, &amp; Mylopoulos, 2012)","plainCitation":"(Chung, Nixon, Yu, &amp; Mylopoulos, 2012)","noteIndex":0},"citationItems":[{"id":20,"uris":["http://zotero.org/users/local/uJrdoVkz/items/XM4XZRMH"],"uri":["http://zotero.org/users/local/uJrdoVkz/items/XM4XZRMH"],"itemData":{"id":20,"type":"book","title":"Non-Functional Requirements in Software Engineering","publisher":"Springer Science &amp; Business Media","number-of-pages":"458","source":"Google Books","abstract":"Non-Functional Requirements in Software Engineering presents a systematic and pragmatic approach to `building quality into' software systems. Systems must exhibit software quality attributes, such as accuracy, performance, security and modifiability. However, such non-functional requirements (NFRs) are difficult to address in many projects, even though there are many techniques to meet functional requirements in order to provide desired functionality. This is particularly true since the NFRs for each system typically interact with each other, have a broad impact on the system and may be subjective. To enable developers to systematically deal with a system's diverse NFRs, this book presents the NFR Framework. Structured graphical facilities are offered for stating NFRs and managing them by refining and inter-relating NFRs, justifying decisions, and determining their impact. Since NFRs might not be absolutely achieved, they may simply be satisfied sufficiently (`satisficed'). To reflect this, NFRs are represented as `softgoals', whose interdependencies, such as tradeoffs and synergy, are captured in graphs. The impact of decisions is qualitatively propagated through the graph to determine how well a chosen target system satisfices its NFRs. Throughout development, developers direct the process, using their expertise while being aided by catalogues of knowledge about NFRs, development techniques and tradeoffs, which can all be explored, reused and customized.  Non-Functional Requirements in Software Engineering demonstrates the applicability of the NFR Framework to a variety of NFRs, domains, system characteristics and application areas. This will help readers apply the Framework to NFRs and domains of particular interest to them. Detailed treatments of particular NFRs - accuracy, security and performance requirements - along with treatments of NFRs for information systems are presented as specializations of the NFR Framework. Case studies of NFRs for a variety of information systems include credit card and administrative systems. The use of the Framework for particular application areas is illustrated for software architecture as well as enterprise modelling. Feedback from domain experts in industry and government provides an initial evaluation of the Framework and some case studies. Drawing on research results from several theses and refereed papers, this book's presentation, terminology and graphical notation have been integrated and illustrated with many figures.  Non-Functional Requirements in Software Engineering is an excellent resource for software engineering practitioners, researchers and students.","ISBN":"978-1-4615-5269-7","note":"Google-Books-ID: MNrcBwAAQBAJ","language":"en","author":[{"family":"Chung","given":"Lawrence"},{"family":"Nixon","given":"Brian A."},{"family":"Yu","given":"Eric"},{"family":"Mylopoulos","given":"John"}],"issued":{"date-parts":[["2012",12,6]]}}}],"schema":"https://github.com/citation-style-language/schema/raw/master/csl-citation.json"} </w:instrText>
      </w:r>
      <w:r w:rsidR="006D00D1">
        <w:rPr>
          <w:rFonts w:ascii="Times New Roman" w:eastAsia="Times New Roman" w:hAnsi="Times New Roman" w:cs="Times New Roman"/>
          <w:sz w:val="24"/>
          <w:szCs w:val="24"/>
        </w:rPr>
        <w:fldChar w:fldCharType="separate"/>
      </w:r>
      <w:r w:rsidR="006D00D1" w:rsidRPr="006D00D1">
        <w:rPr>
          <w:rFonts w:ascii="Times New Roman" w:hAnsi="Times New Roman" w:cs="Times New Roman"/>
          <w:sz w:val="24"/>
        </w:rPr>
        <w:t>(Chung, Nixon, Yu, &amp; Mylopoulos, 2012)</w:t>
      </w:r>
      <w:r w:rsidR="006D00D1">
        <w:rPr>
          <w:rFonts w:ascii="Times New Roman" w:eastAsia="Times New Roman" w:hAnsi="Times New Roman" w:cs="Times New Roman"/>
          <w:sz w:val="24"/>
          <w:szCs w:val="24"/>
        </w:rPr>
        <w:fldChar w:fldCharType="end"/>
      </w:r>
      <w:r w:rsidR="006D00D1">
        <w:rPr>
          <w:rFonts w:ascii="Times New Roman" w:eastAsia="Times New Roman" w:hAnsi="Times New Roman" w:cs="Times New Roman"/>
          <w:sz w:val="24"/>
          <w:szCs w:val="24"/>
        </w:rPr>
        <w:t>.</w:t>
      </w:r>
    </w:p>
    <w:p w:rsidR="00D90DDF" w:rsidRDefault="00B55E57" w:rsidP="00D90DD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performance, t</w:t>
      </w:r>
      <w:r w:rsidR="003404E3" w:rsidRPr="003404E3">
        <w:rPr>
          <w:rFonts w:ascii="Times New Roman" w:eastAsia="Times New Roman" w:hAnsi="Times New Roman" w:cs="Times New Roman"/>
          <w:sz w:val="24"/>
          <w:szCs w:val="24"/>
        </w:rPr>
        <w:t xml:space="preserve">he load time </w:t>
      </w:r>
      <w:r w:rsidR="003404E3">
        <w:rPr>
          <w:rFonts w:ascii="Times New Roman" w:eastAsia="Times New Roman" w:hAnsi="Times New Roman" w:cs="Times New Roman"/>
          <w:sz w:val="24"/>
          <w:szCs w:val="24"/>
        </w:rPr>
        <w:t>will be no more than 30</w:t>
      </w:r>
      <w:r w:rsidR="003404E3" w:rsidRPr="003404E3">
        <w:rPr>
          <w:rFonts w:ascii="Times New Roman" w:eastAsia="Times New Roman" w:hAnsi="Times New Roman" w:cs="Times New Roman"/>
          <w:sz w:val="24"/>
          <w:szCs w:val="24"/>
        </w:rPr>
        <w:t xml:space="preserve"> seconds for users </w:t>
      </w:r>
      <w:r w:rsidR="003404E3">
        <w:rPr>
          <w:rFonts w:ascii="Times New Roman" w:eastAsia="Times New Roman" w:hAnsi="Times New Roman" w:cs="Times New Roman"/>
          <w:sz w:val="24"/>
          <w:szCs w:val="24"/>
        </w:rPr>
        <w:t>accessing</w:t>
      </w:r>
      <w:r w:rsidR="003404E3" w:rsidRPr="003404E3">
        <w:rPr>
          <w:rFonts w:ascii="Times New Roman" w:eastAsia="Times New Roman" w:hAnsi="Times New Roman" w:cs="Times New Roman"/>
          <w:sz w:val="24"/>
          <w:szCs w:val="24"/>
        </w:rPr>
        <w:t xml:space="preserve"> the website </w:t>
      </w:r>
      <w:r w:rsidR="003404E3">
        <w:rPr>
          <w:rFonts w:ascii="Times New Roman" w:eastAsia="Times New Roman" w:hAnsi="Times New Roman" w:cs="Times New Roman"/>
          <w:sz w:val="24"/>
          <w:szCs w:val="24"/>
        </w:rPr>
        <w:t>using a strong network connection.</w:t>
      </w:r>
      <w:r>
        <w:rPr>
          <w:rFonts w:ascii="Times New Roman" w:eastAsia="Times New Roman" w:hAnsi="Times New Roman" w:cs="Times New Roman"/>
          <w:sz w:val="24"/>
          <w:szCs w:val="24"/>
        </w:rPr>
        <w:t xml:space="preserve"> </w:t>
      </w:r>
      <w:r w:rsidR="003404E3">
        <w:rPr>
          <w:rFonts w:ascii="Times New Roman" w:eastAsia="Times New Roman" w:hAnsi="Times New Roman" w:cs="Times New Roman"/>
          <w:sz w:val="24"/>
          <w:szCs w:val="24"/>
        </w:rPr>
        <w:t>The database update process will</w:t>
      </w:r>
      <w:r w:rsidR="003404E3" w:rsidRPr="003404E3">
        <w:rPr>
          <w:rFonts w:ascii="Times New Roman" w:eastAsia="Times New Roman" w:hAnsi="Times New Roman" w:cs="Times New Roman"/>
          <w:sz w:val="24"/>
          <w:szCs w:val="24"/>
        </w:rPr>
        <w:t xml:space="preserve"> roll back all related updates when any update fails.</w:t>
      </w:r>
      <w:r w:rsidR="00EB7DB7">
        <w:rPr>
          <w:rFonts w:ascii="Times New Roman" w:eastAsia="Times New Roman" w:hAnsi="Times New Roman" w:cs="Times New Roman"/>
          <w:sz w:val="24"/>
          <w:szCs w:val="24"/>
        </w:rPr>
        <w:t xml:space="preserve"> </w:t>
      </w:r>
      <w:r w:rsidR="005E6291" w:rsidRPr="005E6291">
        <w:rPr>
          <w:rFonts w:ascii="Times New Roman" w:eastAsia="Times New Roman" w:hAnsi="Times New Roman" w:cs="Times New Roman"/>
          <w:sz w:val="24"/>
          <w:szCs w:val="24"/>
        </w:rPr>
        <w:t xml:space="preserve">The system </w:t>
      </w:r>
      <w:r w:rsidR="005E6291">
        <w:rPr>
          <w:rFonts w:ascii="Times New Roman" w:eastAsia="Times New Roman" w:hAnsi="Times New Roman" w:cs="Times New Roman"/>
          <w:sz w:val="24"/>
          <w:szCs w:val="24"/>
        </w:rPr>
        <w:t>will</w:t>
      </w:r>
      <w:r w:rsidR="005E6291" w:rsidRPr="005E6291">
        <w:rPr>
          <w:rFonts w:ascii="Times New Roman" w:eastAsia="Times New Roman" w:hAnsi="Times New Roman" w:cs="Times New Roman"/>
          <w:sz w:val="24"/>
          <w:szCs w:val="24"/>
        </w:rPr>
        <w:t xml:space="preserve"> be easy to </w:t>
      </w:r>
      <w:r w:rsidR="005E6291">
        <w:rPr>
          <w:rFonts w:ascii="Times New Roman" w:eastAsia="Times New Roman" w:hAnsi="Times New Roman" w:cs="Times New Roman"/>
          <w:sz w:val="24"/>
          <w:szCs w:val="24"/>
        </w:rPr>
        <w:t>use</w:t>
      </w:r>
      <w:r w:rsidR="005E6291" w:rsidRPr="005E6291">
        <w:rPr>
          <w:rFonts w:ascii="Times New Roman" w:eastAsia="Times New Roman" w:hAnsi="Times New Roman" w:cs="Times New Roman"/>
          <w:sz w:val="24"/>
          <w:szCs w:val="24"/>
        </w:rPr>
        <w:t xml:space="preserve"> f</w:t>
      </w:r>
      <w:r w:rsidR="005E6291">
        <w:rPr>
          <w:rFonts w:ascii="Times New Roman" w:eastAsia="Times New Roman" w:hAnsi="Times New Roman" w:cs="Times New Roman"/>
          <w:sz w:val="24"/>
          <w:szCs w:val="24"/>
        </w:rPr>
        <w:t xml:space="preserve">or both novices and users with </w:t>
      </w:r>
      <w:r w:rsidR="005E6291" w:rsidRPr="005E6291">
        <w:rPr>
          <w:rFonts w:ascii="Times New Roman" w:eastAsia="Times New Roman" w:hAnsi="Times New Roman" w:cs="Times New Roman"/>
          <w:sz w:val="24"/>
          <w:szCs w:val="24"/>
        </w:rPr>
        <w:lastRenderedPageBreak/>
        <w:t>experience from similar systems.</w:t>
      </w:r>
      <w:r w:rsidR="00D90DDF">
        <w:rPr>
          <w:rFonts w:ascii="Times New Roman" w:eastAsia="Times New Roman" w:hAnsi="Times New Roman" w:cs="Times New Roman"/>
          <w:sz w:val="24"/>
          <w:szCs w:val="24"/>
        </w:rPr>
        <w:t xml:space="preserve"> The ability to easily manipulate the parameters in an experiment is an essential feature of the simulation environment. The concept of a lab table makes it possible to experiment freely with an object and it provides a simple method for saving results e.g. a titration experiment which requires a maximum of 3 values to be recorded.</w:t>
      </w:r>
      <w:ins w:id="136" w:author="Sharon Kaari" w:date="2018-08-29T10:54:00Z">
        <w:r w:rsidR="00F46546">
          <w:rPr>
            <w:rFonts w:ascii="Times New Roman" w:eastAsia="Times New Roman" w:hAnsi="Times New Roman" w:cs="Times New Roman"/>
            <w:sz w:val="24"/>
            <w:szCs w:val="24"/>
          </w:rPr>
          <w:t xml:space="preserve"> How will the </w:t>
        </w:r>
        <w:proofErr w:type="spellStart"/>
        <w:r w:rsidR="00F46546">
          <w:rPr>
            <w:rFonts w:ascii="Times New Roman" w:eastAsia="Times New Roman" w:hAnsi="Times New Roman" w:cs="Times New Roman"/>
            <w:sz w:val="24"/>
            <w:szCs w:val="24"/>
          </w:rPr>
          <w:t>non functional</w:t>
        </w:r>
        <w:proofErr w:type="spellEnd"/>
        <w:r w:rsidR="00F46546">
          <w:rPr>
            <w:rFonts w:ascii="Times New Roman" w:eastAsia="Times New Roman" w:hAnsi="Times New Roman" w:cs="Times New Roman"/>
            <w:sz w:val="24"/>
            <w:szCs w:val="24"/>
          </w:rPr>
          <w:t xml:space="preserve"> requirements be implemented?</w:t>
        </w:r>
      </w:ins>
    </w:p>
    <w:p w:rsidR="004F6F8A" w:rsidRPr="004F6F8A" w:rsidRDefault="004F6F8A" w:rsidP="004F6F8A">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137" w:name="_Toc523213580"/>
      <w:r>
        <w:rPr>
          <w:rFonts w:eastAsia="Times New Roman"/>
        </w:rPr>
        <w:t>3.3</w:t>
      </w:r>
      <w:r w:rsidR="00796F3E" w:rsidRPr="00796F3E">
        <w:rPr>
          <w:rFonts w:eastAsia="Times New Roman"/>
        </w:rPr>
        <w:t>.3 System Narrative</w:t>
      </w:r>
      <w:bookmarkEnd w:id="137"/>
      <w:r w:rsidR="00796F3E" w:rsidRPr="00796F3E">
        <w:rPr>
          <w:rFonts w:eastAsia="Times New Roman"/>
        </w:rPr>
        <w:t xml:space="preserve"> </w:t>
      </w:r>
    </w:p>
    <w:p w:rsidR="00702315" w:rsidRDefault="00702315" w:rsidP="00702315">
      <w:pPr>
        <w:spacing w:line="360" w:lineRule="auto"/>
      </w:pPr>
      <w:r>
        <w:rPr>
          <w:rFonts w:ascii="Times New Roman" w:hAnsi="Times New Roman" w:cs="Times New Roman"/>
          <w:sz w:val="24"/>
          <w:szCs w:val="24"/>
          <w:lang w:val="en-GB"/>
        </w:rPr>
        <w:t xml:space="preserve">Upon accessing the system, the student will login and will be presented with a </w:t>
      </w:r>
      <w:proofErr w:type="gramStart"/>
      <w:r>
        <w:rPr>
          <w:rFonts w:ascii="Times New Roman" w:hAnsi="Times New Roman" w:cs="Times New Roman"/>
          <w:sz w:val="24"/>
          <w:szCs w:val="24"/>
          <w:lang w:val="en-GB"/>
        </w:rPr>
        <w:t>dashboard which</w:t>
      </w:r>
      <w:proofErr w:type="gramEnd"/>
      <w:r>
        <w:rPr>
          <w:rFonts w:ascii="Times New Roman" w:hAnsi="Times New Roman" w:cs="Times New Roman"/>
          <w:sz w:val="24"/>
          <w:szCs w:val="24"/>
          <w:lang w:val="en-GB"/>
        </w:rPr>
        <w:t xml:space="preserve"> they can either to perform the practical on their own or enrol into a classroom generated by their teacher using an enrolment key. The student can select the set of </w:t>
      </w:r>
      <w:proofErr w:type="gramStart"/>
      <w:r>
        <w:rPr>
          <w:rFonts w:ascii="Times New Roman" w:hAnsi="Times New Roman" w:cs="Times New Roman"/>
          <w:sz w:val="24"/>
          <w:szCs w:val="24"/>
          <w:lang w:val="en-GB"/>
        </w:rPr>
        <w:t>experiment which</w:t>
      </w:r>
      <w:proofErr w:type="gramEnd"/>
      <w:r>
        <w:rPr>
          <w:rFonts w:ascii="Times New Roman" w:hAnsi="Times New Roman" w:cs="Times New Roman"/>
          <w:sz w:val="24"/>
          <w:szCs w:val="24"/>
          <w:lang w:val="en-GB"/>
        </w:rPr>
        <w:t xml:space="preserve"> they wish to perform and monitor their performance in the experiment. After enrolling to a class, the student will view the tasks assigned by the teacher and submit.</w:t>
      </w:r>
    </w:p>
    <w:p w:rsidR="0042309D" w:rsidRDefault="00702315" w:rsidP="0042309D">
      <w:pPr>
        <w:spacing w:line="360" w:lineRule="auto"/>
        <w:rPr>
          <w:lang w:val="en-GB"/>
        </w:rPr>
      </w:pPr>
      <w:r>
        <w:rPr>
          <w:rFonts w:ascii="Times New Roman" w:hAnsi="Times New Roman" w:cs="Times New Roman"/>
          <w:sz w:val="24"/>
          <w:szCs w:val="24"/>
          <w:lang w:val="en-GB"/>
        </w:rPr>
        <w:t xml:space="preserve">The teacher will also login into the system and be able to create a class and generate the enrolment key to be used by the student to access the virtual classroom. The teacher can set the </w:t>
      </w:r>
      <w:proofErr w:type="spellStart"/>
      <w:r>
        <w:rPr>
          <w:rFonts w:ascii="Times New Roman" w:hAnsi="Times New Roman" w:cs="Times New Roman"/>
          <w:sz w:val="24"/>
          <w:szCs w:val="24"/>
        </w:rPr>
        <w:t>practicals</w:t>
      </w:r>
      <w:proofErr w:type="spellEnd"/>
      <w:r>
        <w:rPr>
          <w:rFonts w:ascii="Times New Roman" w:hAnsi="Times New Roman" w:cs="Times New Roman"/>
          <w:sz w:val="24"/>
          <w:szCs w:val="24"/>
        </w:rPr>
        <w:t xml:space="preserve"> </w:t>
      </w:r>
      <w:r>
        <w:rPr>
          <w:rFonts w:ascii="Times New Roman" w:hAnsi="Times New Roman" w:cs="Times New Roman"/>
          <w:sz w:val="24"/>
          <w:szCs w:val="24"/>
          <w:lang w:val="en-GB"/>
        </w:rPr>
        <w:t>and view the submissions of their students. The teacher can then evaluate the submissions and send the results back to the students.</w:t>
      </w:r>
    </w:p>
    <w:p w:rsidR="0042309D" w:rsidRPr="0042309D" w:rsidRDefault="0042309D" w:rsidP="0042309D">
      <w:pPr>
        <w:spacing w:line="360" w:lineRule="auto"/>
        <w:rPr>
          <w:lang w:val="en-GB"/>
        </w:rPr>
      </w:pPr>
    </w:p>
    <w:p w:rsidR="00796F3E" w:rsidRDefault="00C60BC4" w:rsidP="001D4729">
      <w:pPr>
        <w:pStyle w:val="Heading2"/>
        <w:numPr>
          <w:ilvl w:val="0"/>
          <w:numId w:val="0"/>
        </w:numPr>
        <w:ind w:left="360" w:hanging="360"/>
        <w:rPr>
          <w:rFonts w:eastAsia="Times New Roman"/>
        </w:rPr>
      </w:pPr>
      <w:bookmarkStart w:id="138" w:name="_Toc523213581"/>
      <w:r>
        <w:rPr>
          <w:rFonts w:eastAsia="Times New Roman"/>
        </w:rPr>
        <w:t>3.4</w:t>
      </w:r>
      <w:r w:rsidR="00796F3E" w:rsidRPr="00796F3E">
        <w:rPr>
          <w:rFonts w:eastAsia="Times New Roman"/>
        </w:rPr>
        <w:t xml:space="preserve"> System Design</w:t>
      </w:r>
      <w:bookmarkEnd w:id="138"/>
      <w:r w:rsidR="00796F3E" w:rsidRPr="00796F3E">
        <w:rPr>
          <w:rFonts w:eastAsia="Times New Roman"/>
        </w:rPr>
        <w:t xml:space="preserve"> </w:t>
      </w:r>
    </w:p>
    <w:p w:rsidR="00DA3A73" w:rsidRDefault="00491B01"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 design is defined as those tasks that focus on the specification of a detailed computer-based solution. Thus, whereas systems analysis emphasized on the business problem, systems design focuses on the technical or implementation concerns of the system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{"citationID":"LLs5XSQv","properties":{"formattedCitation":"(Bentley, Dittman, &amp; Whitten, 2000)","plainCitation":"(Bentley, Dittman, &amp; Whitten, 2000)","noteIndex":0},"citationItems":[{"id":28,"uris":["http://zotero.org/users/local/uJrdoVkz/items/KKG5PSTZ"],"uri":["http://zotero.org/users/local/uJrdoVkz/items/KKG5PSTZ"],"itemData":{"id":28,"type":"book","title":"Systems analysis and design methods","publisher":"Irwin/McGraw Hill","source":"Google Scholar","author":[{"family":"Bentley","given":"Lonnie D."},{"family":"Dittman","given":"Kevin C."},{"family":"Whitten","given":"Jeffrey L."}],"issued":{"date-parts":[["2000"]]}}}],"schema":"https://github.com/citation-style-language/schema/raw/master/csl-citation.json"} </w:instrText>
      </w:r>
      <w:r>
        <w:rPr>
          <w:rFonts w:ascii="Times New Roman" w:eastAsia="Times New Roman" w:hAnsi="Times New Roman" w:cs="Times New Roman"/>
          <w:sz w:val="24"/>
          <w:szCs w:val="24"/>
        </w:rPr>
        <w:fldChar w:fldCharType="separate"/>
      </w:r>
      <w:r w:rsidRPr="00491B01">
        <w:rPr>
          <w:rFonts w:ascii="Times New Roman" w:hAnsi="Times New Roman" w:cs="Times New Roman"/>
          <w:sz w:val="24"/>
        </w:rPr>
        <w:t>(Bentley, Dittman, &amp; Whitten, 2000)</w:t>
      </w:r>
      <w:r>
        <w:rPr>
          <w:rFonts w:ascii="Times New Roman" w:eastAsia="Times New Roman" w:hAnsi="Times New Roman" w:cs="Times New Roman"/>
          <w:sz w:val="24"/>
          <w:szCs w:val="24"/>
        </w:rPr>
        <w:fldChar w:fldCharType="end"/>
      </w:r>
    </w:p>
    <w:p w:rsidR="00BA28D0" w:rsidRPr="008B40F8" w:rsidRDefault="00BA28D0" w:rsidP="00D81A10">
      <w:pPr>
        <w:spacing w:after="0" w:line="360" w:lineRule="auto"/>
        <w:rPr>
          <w:rFonts w:ascii="Times New Roman" w:eastAsia="Times New Roman" w:hAnsi="Times New Roman" w:cs="Times New Roman"/>
          <w:sz w:val="24"/>
          <w:szCs w:val="24"/>
        </w:rPr>
      </w:pPr>
    </w:p>
    <w:p w:rsidR="00796F3E" w:rsidRDefault="00C60BC4" w:rsidP="008B7C15">
      <w:pPr>
        <w:pStyle w:val="Heading3"/>
        <w:numPr>
          <w:ilvl w:val="0"/>
          <w:numId w:val="0"/>
        </w:numPr>
        <w:rPr>
          <w:rFonts w:eastAsia="Times New Roman"/>
        </w:rPr>
      </w:pPr>
      <w:bookmarkStart w:id="139" w:name="_Toc523213582"/>
      <w:r>
        <w:rPr>
          <w:rFonts w:eastAsia="Times New Roman"/>
        </w:rPr>
        <w:t>3.4</w:t>
      </w:r>
      <w:r w:rsidR="00796F3E" w:rsidRPr="00796F3E">
        <w:rPr>
          <w:rFonts w:eastAsia="Times New Roman"/>
        </w:rPr>
        <w:t>.1 Use Case Diagram</w:t>
      </w:r>
      <w:bookmarkEnd w:id="139"/>
      <w:r w:rsidR="00796F3E" w:rsidRPr="00796F3E">
        <w:rPr>
          <w:rFonts w:eastAsia="Times New Roman"/>
        </w:rPr>
        <w:t xml:space="preserve"> </w:t>
      </w:r>
    </w:p>
    <w:p w:rsidR="008B7C15" w:rsidRPr="008B7C15" w:rsidRDefault="008B7C15" w:rsidP="008B7C15">
      <w:pPr>
        <w:spacing w:line="360" w:lineRule="auto"/>
        <w:rPr>
          <w:rFonts w:ascii="Times New Roman" w:hAnsi="Times New Roman" w:cs="Times New Roman"/>
          <w:sz w:val="24"/>
          <w:szCs w:val="24"/>
        </w:rPr>
      </w:pPr>
      <w:r w:rsidRPr="008B7C15">
        <w:rPr>
          <w:rFonts w:ascii="Times New Roman" w:hAnsi="Times New Roman" w:cs="Times New Roman"/>
          <w:sz w:val="24"/>
          <w:szCs w:val="24"/>
        </w:rPr>
        <w:t xml:space="preserve">A </w:t>
      </w:r>
      <w:r w:rsidRPr="008B7C15">
        <w:rPr>
          <w:rFonts w:ascii="Times New Roman" w:hAnsi="Times New Roman" w:cs="Times New Roman"/>
          <w:b/>
          <w:bCs/>
          <w:sz w:val="24"/>
          <w:szCs w:val="24"/>
        </w:rPr>
        <w:t>use case diagram</w:t>
      </w:r>
      <w:r w:rsidRPr="008B7C15">
        <w:rPr>
          <w:rFonts w:ascii="Times New Roman" w:hAnsi="Times New Roman" w:cs="Times New Roman"/>
          <w:sz w:val="24"/>
          <w:szCs w:val="24"/>
        </w:rPr>
        <w:t xml:space="preserve"> at its simplest is a representation of a user's interaction with the system that shows the relationship between the user and the different </w:t>
      </w:r>
      <w:hyperlink r:id="rId16" w:tooltip="Use case" w:history="1">
        <w:r w:rsidRPr="008B7C15">
          <w:rPr>
            <w:rStyle w:val="Hyperlink"/>
            <w:rFonts w:ascii="Times New Roman" w:hAnsi="Times New Roman" w:cs="Times New Roman"/>
            <w:sz w:val="24"/>
            <w:szCs w:val="24"/>
          </w:rPr>
          <w:t>use cases</w:t>
        </w:r>
      </w:hyperlink>
      <w:r w:rsidRPr="008B7C15">
        <w:rPr>
          <w:rFonts w:ascii="Times New Roman" w:hAnsi="Times New Roman" w:cs="Times New Roman"/>
          <w:sz w:val="24"/>
          <w:szCs w:val="24"/>
        </w:rPr>
        <w:t xml:space="preserve"> in which the user is involved.</w:t>
      </w:r>
    </w:p>
    <w:p w:rsidR="00DA3A73" w:rsidRDefault="00CF266A" w:rsidP="00D81A1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6949440" cy="4937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23.jpg"/>
                    <pic:cNvPicPr/>
                  </pic:nvPicPr>
                  <pic:blipFill>
                    <a:blip r:embed="rId17">
                      <a:extLst>
                        <a:ext uri="{28A0092B-C50C-407E-A947-70E740481C1C}">
                          <a14:useLocalDpi xmlns:a14="http://schemas.microsoft.com/office/drawing/2010/main" val="0"/>
                        </a:ext>
                      </a:extLst>
                    </a:blip>
                    <a:stretch>
                      <a:fillRect/>
                    </a:stretch>
                  </pic:blipFill>
                  <pic:spPr>
                    <a:xfrm>
                      <a:off x="0" y="0"/>
                      <a:ext cx="6949440" cy="4937760"/>
                    </a:xfrm>
                    <a:prstGeom prst="rect">
                      <a:avLst/>
                    </a:prstGeom>
                  </pic:spPr>
                </pic:pic>
              </a:graphicData>
            </a:graphic>
          </wp:inline>
        </w:drawing>
      </w:r>
    </w:p>
    <w:p w:rsidR="00DA3A73" w:rsidRDefault="00DA3A73" w:rsidP="00D81A10">
      <w:pPr>
        <w:spacing w:after="0" w:line="360" w:lineRule="auto"/>
        <w:rPr>
          <w:rFonts w:ascii="Times New Roman" w:eastAsia="Times New Roman" w:hAnsi="Times New Roman" w:cs="Times New Roman"/>
          <w:b/>
          <w:sz w:val="24"/>
          <w:szCs w:val="24"/>
        </w:rPr>
      </w:pPr>
    </w:p>
    <w:p w:rsidR="00DA3A73" w:rsidRDefault="00DA3A73" w:rsidP="00D81A10">
      <w:pPr>
        <w:spacing w:after="0" w:line="360" w:lineRule="auto"/>
        <w:rPr>
          <w:rFonts w:ascii="Times New Roman" w:eastAsia="Times New Roman" w:hAnsi="Times New Roman" w:cs="Times New Roman"/>
          <w:b/>
          <w:sz w:val="24"/>
          <w:szCs w:val="24"/>
        </w:rPr>
      </w:pPr>
    </w:p>
    <w:p w:rsidR="00CF266A" w:rsidRDefault="00F46546" w:rsidP="00D81A10">
      <w:pPr>
        <w:spacing w:after="0" w:line="360" w:lineRule="auto"/>
        <w:rPr>
          <w:rFonts w:ascii="Times New Roman" w:eastAsia="Times New Roman" w:hAnsi="Times New Roman" w:cs="Times New Roman"/>
          <w:b/>
          <w:sz w:val="24"/>
          <w:szCs w:val="24"/>
        </w:rPr>
      </w:pPr>
      <w:ins w:id="140" w:author="Sharon Kaari" w:date="2018-08-29T10:55:00Z">
        <w:r>
          <w:rPr>
            <w:rFonts w:ascii="Times New Roman" w:eastAsia="Times New Roman" w:hAnsi="Times New Roman" w:cs="Times New Roman"/>
            <w:b/>
            <w:sz w:val="24"/>
            <w:szCs w:val="24"/>
          </w:rPr>
          <w:t>Some of the use cases are not well labelled… they should be verbs… e.g. type of practical, solo practice</w:t>
        </w:r>
      </w:ins>
    </w:p>
    <w:p w:rsidR="00070BCB" w:rsidRDefault="00070BCB" w:rsidP="00D81A10">
      <w:pPr>
        <w:spacing w:after="0" w:line="360" w:lineRule="auto"/>
        <w:rPr>
          <w:rFonts w:ascii="Times New Roman" w:eastAsia="Times New Roman" w:hAnsi="Times New Roman" w:cs="Times New Roman"/>
          <w:b/>
          <w:sz w:val="24"/>
          <w:szCs w:val="24"/>
        </w:rPr>
      </w:pPr>
    </w:p>
    <w:p w:rsidR="00070BCB" w:rsidRDefault="00070BCB" w:rsidP="00D81A10">
      <w:pPr>
        <w:spacing w:after="0" w:line="360" w:lineRule="auto"/>
        <w:rPr>
          <w:rFonts w:ascii="Times New Roman" w:eastAsia="Times New Roman" w:hAnsi="Times New Roman" w:cs="Times New Roman"/>
          <w:b/>
          <w:sz w:val="24"/>
          <w:szCs w:val="24"/>
        </w:rPr>
      </w:pPr>
    </w:p>
    <w:p w:rsidR="00070BCB" w:rsidRDefault="00070BCB" w:rsidP="00D81A10">
      <w:pPr>
        <w:spacing w:after="0" w:line="360" w:lineRule="auto"/>
        <w:rPr>
          <w:rFonts w:ascii="Times New Roman" w:eastAsia="Times New Roman" w:hAnsi="Times New Roman" w:cs="Times New Roman"/>
          <w:b/>
          <w:sz w:val="24"/>
          <w:szCs w:val="24"/>
        </w:rPr>
      </w:pPr>
    </w:p>
    <w:p w:rsidR="00070BCB" w:rsidRDefault="00070BCB" w:rsidP="00D81A10">
      <w:pPr>
        <w:spacing w:after="0" w:line="360" w:lineRule="auto"/>
        <w:rPr>
          <w:rFonts w:ascii="Times New Roman" w:eastAsia="Times New Roman" w:hAnsi="Times New Roman" w:cs="Times New Roman"/>
          <w:b/>
          <w:sz w:val="24"/>
          <w:szCs w:val="24"/>
        </w:rPr>
      </w:pPr>
    </w:p>
    <w:p w:rsidR="00070BCB" w:rsidRDefault="00070BCB" w:rsidP="00D81A10">
      <w:pPr>
        <w:spacing w:after="0" w:line="360" w:lineRule="auto"/>
        <w:rPr>
          <w:rFonts w:ascii="Times New Roman" w:eastAsia="Times New Roman" w:hAnsi="Times New Roman" w:cs="Times New Roman"/>
          <w:b/>
          <w:sz w:val="24"/>
          <w:szCs w:val="24"/>
        </w:rPr>
      </w:pPr>
    </w:p>
    <w:p w:rsidR="00070BCB" w:rsidRDefault="00070BCB" w:rsidP="00D81A10">
      <w:pPr>
        <w:spacing w:after="0" w:line="360" w:lineRule="auto"/>
        <w:rPr>
          <w:rFonts w:ascii="Times New Roman" w:eastAsia="Times New Roman" w:hAnsi="Times New Roman" w:cs="Times New Roman"/>
          <w:b/>
          <w:sz w:val="24"/>
          <w:szCs w:val="24"/>
        </w:rPr>
      </w:pPr>
    </w:p>
    <w:p w:rsidR="00CF266A" w:rsidRDefault="00CF266A" w:rsidP="00D81A10">
      <w:pPr>
        <w:spacing w:after="0" w:line="360" w:lineRule="auto"/>
        <w:rPr>
          <w:rFonts w:ascii="Times New Roman" w:eastAsia="Times New Roman" w:hAnsi="Times New Roman" w:cs="Times New Roman"/>
          <w:b/>
          <w:sz w:val="24"/>
          <w:szCs w:val="24"/>
        </w:rPr>
      </w:pPr>
    </w:p>
    <w:p w:rsidR="00681A1F" w:rsidRPr="00796F3E" w:rsidRDefault="00681A1F" w:rsidP="00D81A10">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141" w:name="_Toc523213583"/>
      <w:r>
        <w:rPr>
          <w:rFonts w:eastAsia="Times New Roman"/>
        </w:rPr>
        <w:lastRenderedPageBreak/>
        <w:t>3.4</w:t>
      </w:r>
      <w:r w:rsidR="00796F3E" w:rsidRPr="00796F3E">
        <w:rPr>
          <w:rFonts w:eastAsia="Times New Roman"/>
        </w:rPr>
        <w:t>.2 DFD (Up to level 1)</w:t>
      </w:r>
      <w:bookmarkEnd w:id="141"/>
      <w:r w:rsidR="00796F3E" w:rsidRPr="00796F3E">
        <w:rPr>
          <w:rFonts w:eastAsia="Times New Roman"/>
        </w:rPr>
        <w:t xml:space="preserve"> </w:t>
      </w:r>
    </w:p>
    <w:p w:rsidR="008B7C15" w:rsidRDefault="008B7C15" w:rsidP="008B7C15">
      <w:pPr>
        <w:spacing w:after="0" w:line="360" w:lineRule="auto"/>
        <w:rPr>
          <w:ins w:id="142" w:author="Sharon Kaari" w:date="2018-08-29T10:55:00Z"/>
          <w:rFonts w:ascii="Times New Roman" w:hAnsi="Times New Roman" w:cs="Times New Roman"/>
          <w:sz w:val="24"/>
          <w:szCs w:val="24"/>
          <w:lang w:val="en-GB"/>
        </w:rPr>
      </w:pPr>
      <w:r>
        <w:rPr>
          <w:rFonts w:ascii="Times New Roman" w:hAnsi="Times New Roman" w:cs="Times New Roman"/>
          <w:sz w:val="24"/>
          <w:szCs w:val="24"/>
          <w:lang w:val="en-GB"/>
        </w:rPr>
        <w:t>A data flow diagram is a graphical representation of the flow of data and information through an information system describing its processes</w:t>
      </w:r>
      <w:ins w:id="143" w:author="Sharon Kaari" w:date="2018-08-29T10:55:00Z">
        <w:r w:rsidR="00F46546">
          <w:rPr>
            <w:rFonts w:ascii="Times New Roman" w:hAnsi="Times New Roman" w:cs="Times New Roman"/>
            <w:sz w:val="24"/>
            <w:szCs w:val="24"/>
            <w:lang w:val="en-GB"/>
          </w:rPr>
          <w:t>.</w:t>
        </w:r>
      </w:ins>
    </w:p>
    <w:p w:rsidR="00F46546" w:rsidRDefault="00F46546" w:rsidP="008B7C15">
      <w:pPr>
        <w:spacing w:after="0" w:line="360" w:lineRule="auto"/>
        <w:rPr>
          <w:ins w:id="144" w:author="Sharon Kaari" w:date="2018-08-29T10:56:00Z"/>
          <w:rFonts w:ascii="Times New Roman" w:hAnsi="Times New Roman" w:cs="Times New Roman"/>
          <w:sz w:val="24"/>
          <w:szCs w:val="24"/>
          <w:lang w:val="en-GB"/>
        </w:rPr>
      </w:pPr>
      <w:ins w:id="145" w:author="Sharon Kaari" w:date="2018-08-29T10:56:00Z">
        <w:r>
          <w:rPr>
            <w:rFonts w:ascii="Times New Roman" w:hAnsi="Times New Roman" w:cs="Times New Roman"/>
            <w:sz w:val="24"/>
            <w:szCs w:val="24"/>
            <w:lang w:val="en-GB"/>
          </w:rPr>
          <w:t xml:space="preserve">Provide a context level diagram first </w:t>
        </w:r>
      </w:ins>
    </w:p>
    <w:p w:rsidR="00F46546" w:rsidRDefault="00F46546" w:rsidP="008B7C15">
      <w:pPr>
        <w:spacing w:after="0" w:line="360" w:lineRule="auto"/>
        <w:rPr>
          <w:rFonts w:ascii="Times New Roman" w:hAnsi="Times New Roman" w:cs="Times New Roman"/>
          <w:sz w:val="24"/>
          <w:szCs w:val="24"/>
          <w:lang w:val="en-GB"/>
        </w:rPr>
      </w:pPr>
      <w:ins w:id="146" w:author="Sharon Kaari" w:date="2018-08-29T10:56:00Z">
        <w:r>
          <w:rPr>
            <w:rFonts w:ascii="Times New Roman" w:hAnsi="Times New Roman" w:cs="Times New Roman"/>
            <w:sz w:val="24"/>
            <w:szCs w:val="24"/>
            <w:lang w:val="en-GB"/>
          </w:rPr>
          <w:t>You have repeated entities in the diagram</w:t>
        </w:r>
      </w:ins>
    </w:p>
    <w:p w:rsidR="00DA3A73" w:rsidRPr="008B7C15" w:rsidRDefault="008B7C15" w:rsidP="00D81A10">
      <w:pPr>
        <w:spacing w:after="0" w:line="360" w:lineRule="auto"/>
        <w:rPr>
          <w:rFonts w:ascii="Times New Roman" w:eastAsia="Times New Roman" w:hAnsi="Times New Roman" w:cs="Times New Roman"/>
          <w:b/>
          <w:sz w:val="24"/>
          <w:szCs w:val="24"/>
          <w:lang w:val="en-GB"/>
        </w:rPr>
      </w:pPr>
      <w:r>
        <w:object w:dxaOrig="11564"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263.25pt" o:ole="">
            <v:imagedata r:id="rId18" o:title=""/>
          </v:shape>
          <o:OLEObject Type="Embed" ProgID="Visio.Drawing.11" ShapeID="_x0000_i1025" DrawAspect="Content" ObjectID="_1597045452" r:id="rId19"/>
        </w:object>
      </w:r>
    </w:p>
    <w:p w:rsidR="00DA3A73" w:rsidRDefault="00DA3A73" w:rsidP="00D81A10">
      <w:pPr>
        <w:spacing w:after="0" w:line="360" w:lineRule="auto"/>
        <w:rPr>
          <w:rFonts w:ascii="Times New Roman" w:eastAsia="Times New Roman" w:hAnsi="Times New Roman" w:cs="Times New Roman"/>
          <w:b/>
          <w:sz w:val="24"/>
          <w:szCs w:val="24"/>
        </w:rPr>
      </w:pPr>
    </w:p>
    <w:p w:rsidR="00DA3A73" w:rsidRDefault="00DA3A73"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Default="00862D6B" w:rsidP="00D81A10">
      <w:pPr>
        <w:spacing w:after="0" w:line="360" w:lineRule="auto"/>
        <w:rPr>
          <w:rFonts w:ascii="Times New Roman" w:eastAsia="Times New Roman" w:hAnsi="Times New Roman" w:cs="Times New Roman"/>
          <w:b/>
          <w:sz w:val="24"/>
          <w:szCs w:val="24"/>
        </w:rPr>
      </w:pPr>
    </w:p>
    <w:p w:rsidR="00862D6B" w:rsidRPr="00796F3E" w:rsidRDefault="00862D6B" w:rsidP="00D81A10">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147" w:name="_Toc523213584"/>
      <w:r>
        <w:rPr>
          <w:rFonts w:eastAsia="Times New Roman"/>
        </w:rPr>
        <w:lastRenderedPageBreak/>
        <w:t>3.4</w:t>
      </w:r>
      <w:r w:rsidR="00796F3E" w:rsidRPr="00796F3E">
        <w:rPr>
          <w:rFonts w:eastAsia="Times New Roman"/>
        </w:rPr>
        <w:t>.3 Entity Relationship Diagram</w:t>
      </w:r>
      <w:bookmarkEnd w:id="147"/>
      <w:r w:rsidR="00796F3E" w:rsidRPr="00796F3E">
        <w:rPr>
          <w:rFonts w:eastAsia="Times New Roman"/>
        </w:rPr>
        <w:t xml:space="preserve"> </w:t>
      </w:r>
    </w:p>
    <w:p w:rsidR="008B7C15" w:rsidRPr="00552696" w:rsidRDefault="008B7C15" w:rsidP="008B7C15">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An entity relationship diagram shows the relationship of different entities that are stored in a database.</w:t>
      </w:r>
    </w:p>
    <w:p w:rsidR="002B7CEA" w:rsidRPr="008B7C15" w:rsidRDefault="008B7C15" w:rsidP="00D81A10">
      <w:pPr>
        <w:spacing w:after="0" w:line="360" w:lineRule="auto"/>
        <w:rPr>
          <w:rFonts w:ascii="Times New Roman" w:eastAsia="Times New Roman" w:hAnsi="Times New Roman" w:cs="Times New Roman"/>
          <w:sz w:val="24"/>
          <w:szCs w:val="24"/>
          <w:lang w:val="en-GB"/>
        </w:rPr>
      </w:pPr>
      <w:r>
        <w:rPr>
          <w:noProof/>
        </w:rPr>
        <w:drawing>
          <wp:inline distT="0" distB="0" distL="0" distR="0" wp14:anchorId="3E1F686D" wp14:editId="55F5E946">
            <wp:extent cx="6291072"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1072" cy="3246120"/>
                    </a:xfrm>
                    <a:prstGeom prst="rect">
                      <a:avLst/>
                    </a:prstGeom>
                    <a:noFill/>
                    <a:ln>
                      <a:noFill/>
                    </a:ln>
                  </pic:spPr>
                </pic:pic>
              </a:graphicData>
            </a:graphic>
          </wp:inline>
        </w:drawing>
      </w:r>
    </w:p>
    <w:p w:rsidR="002B7CEA" w:rsidRDefault="002B7CEA" w:rsidP="00D81A10">
      <w:pPr>
        <w:spacing w:after="0" w:line="360" w:lineRule="auto"/>
        <w:rPr>
          <w:rFonts w:ascii="Times New Roman" w:eastAsia="Times New Roman" w:hAnsi="Times New Roman" w:cs="Times New Roman"/>
          <w:b/>
          <w:sz w:val="24"/>
          <w:szCs w:val="24"/>
        </w:rPr>
      </w:pPr>
    </w:p>
    <w:p w:rsidR="002B7CEA" w:rsidRDefault="002B7CEA" w:rsidP="00D81A10">
      <w:pPr>
        <w:spacing w:after="0" w:line="360" w:lineRule="auto"/>
        <w:rPr>
          <w:rFonts w:ascii="Times New Roman" w:eastAsia="Times New Roman" w:hAnsi="Times New Roman" w:cs="Times New Roman"/>
          <w:b/>
          <w:sz w:val="24"/>
          <w:szCs w:val="24"/>
        </w:rPr>
      </w:pPr>
    </w:p>
    <w:p w:rsidR="002B7CEA" w:rsidRDefault="002B7CEA" w:rsidP="00D81A10">
      <w:pPr>
        <w:spacing w:after="0" w:line="360" w:lineRule="auto"/>
        <w:rPr>
          <w:rFonts w:ascii="Times New Roman" w:eastAsia="Times New Roman" w:hAnsi="Times New Roman" w:cs="Times New Roman"/>
          <w:b/>
          <w:sz w:val="24"/>
          <w:szCs w:val="24"/>
        </w:rPr>
      </w:pPr>
    </w:p>
    <w:p w:rsidR="002B7CEA" w:rsidRDefault="002B7CEA" w:rsidP="00D81A10">
      <w:pPr>
        <w:spacing w:after="0" w:line="360" w:lineRule="auto"/>
        <w:rPr>
          <w:rFonts w:ascii="Times New Roman" w:eastAsia="Times New Roman" w:hAnsi="Times New Roman" w:cs="Times New Roman"/>
          <w:b/>
          <w:sz w:val="24"/>
          <w:szCs w:val="24"/>
        </w:rPr>
      </w:pPr>
    </w:p>
    <w:p w:rsidR="002B7CEA" w:rsidRDefault="002B7CEA" w:rsidP="00D81A10">
      <w:pPr>
        <w:spacing w:after="0" w:line="360" w:lineRule="auto"/>
        <w:rPr>
          <w:rFonts w:ascii="Times New Roman" w:eastAsia="Times New Roman" w:hAnsi="Times New Roman" w:cs="Times New Roman"/>
          <w:b/>
          <w:sz w:val="24"/>
          <w:szCs w:val="24"/>
        </w:rPr>
      </w:pPr>
    </w:p>
    <w:p w:rsidR="002B7CEA" w:rsidRDefault="002B7CEA" w:rsidP="00D81A10">
      <w:pPr>
        <w:spacing w:after="0" w:line="360" w:lineRule="auto"/>
        <w:rPr>
          <w:rFonts w:ascii="Times New Roman" w:eastAsia="Times New Roman" w:hAnsi="Times New Roman" w:cs="Times New Roman"/>
          <w:b/>
          <w:sz w:val="24"/>
          <w:szCs w:val="24"/>
        </w:rPr>
      </w:pPr>
    </w:p>
    <w:p w:rsidR="005D580B" w:rsidRDefault="005D580B" w:rsidP="001D4729">
      <w:pPr>
        <w:pStyle w:val="Heading3"/>
        <w:numPr>
          <w:ilvl w:val="0"/>
          <w:numId w:val="0"/>
        </w:numPr>
        <w:rPr>
          <w:rFonts w:eastAsia="Times New Roman"/>
        </w:rPr>
      </w:pPr>
      <w:bookmarkStart w:id="148" w:name="_Toc523213585"/>
      <w:r>
        <w:rPr>
          <w:rFonts w:eastAsia="Times New Roman"/>
        </w:rPr>
        <w:t>3.4</w:t>
      </w:r>
      <w:r w:rsidRPr="00796F3E">
        <w:rPr>
          <w:rFonts w:eastAsia="Times New Roman"/>
        </w:rPr>
        <w:t>.</w:t>
      </w:r>
      <w:r>
        <w:rPr>
          <w:rFonts w:eastAsia="Times New Roman"/>
        </w:rPr>
        <w:t>4 Database Schema</w:t>
      </w:r>
      <w:bookmarkEnd w:id="148"/>
      <w:r w:rsidRPr="00796F3E">
        <w:rPr>
          <w:rFonts w:eastAsia="Times New Roman"/>
        </w:rPr>
        <w:t xml:space="preserve"> </w:t>
      </w:r>
    </w:p>
    <w:p w:rsidR="008B7C15" w:rsidRDefault="008B7C15" w:rsidP="008B7C1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A database schema is the skeleton structure that represents the logical view of an entire database and how the data is related.</w:t>
      </w:r>
    </w:p>
    <w:p w:rsidR="008B7C15" w:rsidRPr="008B7C15" w:rsidRDefault="008B7C15" w:rsidP="008B7C15">
      <w:pPr>
        <w:rPr>
          <w:rFonts w:ascii="Times New Roman" w:hAnsi="Times New Roman" w:cs="Times New Roman"/>
          <w:sz w:val="24"/>
          <w:szCs w:val="24"/>
          <w:lang w:val="en-GB"/>
        </w:rPr>
      </w:pPr>
      <w:r>
        <w:rPr>
          <w:noProof/>
        </w:rPr>
        <w:lastRenderedPageBreak/>
        <w:drawing>
          <wp:inline distT="0" distB="0" distL="0" distR="0" wp14:anchorId="1532EABF" wp14:editId="5D6458FB">
            <wp:extent cx="6080760" cy="2615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0760" cy="2615184"/>
                    </a:xfrm>
                    <a:prstGeom prst="rect">
                      <a:avLst/>
                    </a:prstGeom>
                    <a:noFill/>
                    <a:ln>
                      <a:noFill/>
                    </a:ln>
                  </pic:spPr>
                </pic:pic>
              </a:graphicData>
            </a:graphic>
          </wp:inline>
        </w:drawing>
      </w:r>
    </w:p>
    <w:p w:rsidR="005D580B" w:rsidRDefault="005D580B" w:rsidP="00D81A10">
      <w:pPr>
        <w:spacing w:after="0" w:line="360" w:lineRule="auto"/>
        <w:rPr>
          <w:rFonts w:ascii="Times New Roman" w:eastAsia="Times New Roman" w:hAnsi="Times New Roman" w:cs="Times New Roman"/>
          <w:b/>
          <w:sz w:val="24"/>
          <w:szCs w:val="24"/>
        </w:rPr>
      </w:pPr>
    </w:p>
    <w:p w:rsidR="009B6B33" w:rsidRDefault="009B6B33" w:rsidP="00D81A10">
      <w:pPr>
        <w:spacing w:after="0" w:line="360" w:lineRule="auto"/>
        <w:rPr>
          <w:rFonts w:ascii="Times New Roman" w:eastAsia="Times New Roman" w:hAnsi="Times New Roman" w:cs="Times New Roman"/>
          <w:b/>
          <w:sz w:val="24"/>
          <w:szCs w:val="24"/>
        </w:rPr>
      </w:pPr>
    </w:p>
    <w:p w:rsidR="009B6B33" w:rsidRPr="00796F3E" w:rsidRDefault="009B6B33" w:rsidP="00D81A10">
      <w:pPr>
        <w:spacing w:after="0" w:line="360" w:lineRule="auto"/>
        <w:rPr>
          <w:rFonts w:ascii="Times New Roman" w:eastAsia="Times New Roman" w:hAnsi="Times New Roman" w:cs="Times New Roman"/>
          <w:b/>
          <w:sz w:val="24"/>
          <w:szCs w:val="24"/>
        </w:rPr>
      </w:pPr>
    </w:p>
    <w:p w:rsidR="00C63F5C" w:rsidRDefault="00C63F5C" w:rsidP="001D4729">
      <w:pPr>
        <w:pStyle w:val="Heading2"/>
        <w:numPr>
          <w:ilvl w:val="0"/>
          <w:numId w:val="0"/>
        </w:numPr>
        <w:ind w:left="360" w:hanging="360"/>
        <w:rPr>
          <w:rFonts w:eastAsia="Times New Roman"/>
          <w:lang w:val="en-GB"/>
        </w:rPr>
      </w:pPr>
      <w:bookmarkStart w:id="149" w:name="_Toc523213586"/>
      <w:r>
        <w:rPr>
          <w:rFonts w:eastAsia="Times New Roman"/>
          <w:lang w:val="en-GB"/>
        </w:rPr>
        <w:t>3.5 System Development Tools and Techniques</w:t>
      </w:r>
      <w:bookmarkEnd w:id="149"/>
    </w:p>
    <w:p w:rsidR="00C63F5C" w:rsidRPr="009E79FA" w:rsidRDefault="00C63F5C" w:rsidP="001D4729">
      <w:pPr>
        <w:pStyle w:val="Heading3"/>
        <w:numPr>
          <w:ilvl w:val="0"/>
          <w:numId w:val="0"/>
        </w:numPr>
        <w:rPr>
          <w:rFonts w:eastAsia="Times New Roman"/>
          <w:lang w:val="en-GB"/>
        </w:rPr>
      </w:pPr>
      <w:bookmarkStart w:id="150" w:name="_Toc523213587"/>
      <w:r w:rsidRPr="009E79FA">
        <w:rPr>
          <w:rFonts w:eastAsia="Times New Roman"/>
          <w:lang w:val="en-GB"/>
        </w:rPr>
        <w:t>3.5.1 Visual Studio Code</w:t>
      </w:r>
      <w:bookmarkEnd w:id="150"/>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Visual studio code will be the main development environment used to build the system. All the code </w:t>
      </w:r>
      <w:proofErr w:type="gramStart"/>
      <w:r>
        <w:rPr>
          <w:rFonts w:ascii="Times New Roman" w:eastAsia="Times New Roman" w:hAnsi="Times New Roman" w:cs="Times New Roman"/>
          <w:sz w:val="24"/>
          <w:szCs w:val="24"/>
          <w:lang w:val="en-GB"/>
        </w:rPr>
        <w:t>will be written</w:t>
      </w:r>
      <w:proofErr w:type="gramEnd"/>
      <w:r>
        <w:rPr>
          <w:rFonts w:ascii="Times New Roman" w:eastAsia="Times New Roman" w:hAnsi="Times New Roman" w:cs="Times New Roman"/>
          <w:sz w:val="24"/>
          <w:szCs w:val="24"/>
          <w:lang w:val="en-GB"/>
        </w:rPr>
        <w:t xml:space="preserve"> and tested using the text editor.</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1" w:name="_Toc523213588"/>
      <w:r>
        <w:rPr>
          <w:rFonts w:eastAsia="Times New Roman"/>
          <w:lang w:val="en-GB"/>
        </w:rPr>
        <w:t>3.5.2 JavaScript</w:t>
      </w:r>
      <w:bookmarkEnd w:id="151"/>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Java script is the main scripting programming language used to process the major functionalities used within the web application. </w:t>
      </w:r>
    </w:p>
    <w:p w:rsidR="00C63F5C" w:rsidRDefault="00C63F5C" w:rsidP="00C63F5C">
      <w:pPr>
        <w:spacing w:after="0" w:line="360" w:lineRule="auto"/>
        <w:rPr>
          <w:rFonts w:ascii="Times New Roman" w:eastAsia="Times New Roman" w:hAnsi="Times New Roman" w:cs="Times New Roman"/>
          <w:sz w:val="24"/>
          <w:szCs w:val="24"/>
          <w:lang w:val="en-GB"/>
        </w:rPr>
      </w:pP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2" w:name="_Toc523213589"/>
      <w:r>
        <w:rPr>
          <w:rFonts w:eastAsia="Times New Roman"/>
          <w:lang w:val="en-GB"/>
        </w:rPr>
        <w:t>3.5.3 HTML</w:t>
      </w:r>
      <w:bookmarkEnd w:id="152"/>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standard mark-up language used to develop the web pages will be HTML5.</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3" w:name="_Toc523213590"/>
      <w:r>
        <w:rPr>
          <w:rFonts w:eastAsia="Times New Roman"/>
          <w:lang w:val="en-GB"/>
        </w:rPr>
        <w:t>3.5.4 CSS</w:t>
      </w:r>
      <w:bookmarkEnd w:id="153"/>
    </w:p>
    <w:p w:rsidR="00C63F5C" w:rsidRPr="00DC266F" w:rsidRDefault="00C63F5C" w:rsidP="00C63F5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CSS will be used to style all the web pages and provide an appealing interface to the users of the web application.</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4" w:name="_Toc523213591"/>
      <w:r>
        <w:rPr>
          <w:rFonts w:eastAsia="Times New Roman"/>
          <w:lang w:val="en-GB"/>
        </w:rPr>
        <w:lastRenderedPageBreak/>
        <w:t>3.5.5 PHP</w:t>
      </w:r>
      <w:bookmarkEnd w:id="154"/>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PHP will be used to handle all the server-side scripts and processes that link the web application to a server and database.</w:t>
      </w:r>
    </w:p>
    <w:p w:rsidR="00C63F5C" w:rsidRPr="00534E38"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5" w:name="_Toc523213592"/>
      <w:r>
        <w:rPr>
          <w:rFonts w:eastAsia="Times New Roman"/>
          <w:lang w:val="en-GB"/>
        </w:rPr>
        <w:t>3.5.6 Bootstrap</w:t>
      </w:r>
      <w:bookmarkEnd w:id="155"/>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Bootstrap will be used as a framework to develop the main dashboards.</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EB7DB7" w:rsidRDefault="00C63F5C" w:rsidP="001D4729">
      <w:pPr>
        <w:pStyle w:val="Heading2"/>
        <w:numPr>
          <w:ilvl w:val="0"/>
          <w:numId w:val="0"/>
        </w:numPr>
        <w:ind w:left="360" w:hanging="360"/>
        <w:rPr>
          <w:rFonts w:eastAsia="Times New Roman"/>
          <w:lang w:val="en-GB"/>
        </w:rPr>
      </w:pPr>
      <w:bookmarkStart w:id="156" w:name="_Toc523213593"/>
      <w:r>
        <w:rPr>
          <w:rFonts w:eastAsia="Times New Roman"/>
          <w:lang w:val="en-GB"/>
        </w:rPr>
        <w:t>3.6 Deliverables</w:t>
      </w:r>
      <w:bookmarkEnd w:id="156"/>
    </w:p>
    <w:p w:rsidR="00E76EC7" w:rsidRDefault="00E76EC7"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This proposed system will have</w:t>
      </w:r>
      <w:r w:rsidR="002B7CEA">
        <w:rPr>
          <w:rFonts w:ascii="Times New Roman" w:eastAsia="Times New Roman" w:hAnsi="Times New Roman" w:cs="Times New Roman"/>
          <w:sz w:val="24"/>
          <w:szCs w:val="24"/>
          <w:lang w:val="en-GB"/>
        </w:rPr>
        <w:t>:</w:t>
      </w:r>
    </w:p>
    <w:p w:rsidR="00E76EC7" w:rsidRPr="00E76EC7" w:rsidRDefault="00E76EC7"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157" w:name="_Toc523213594"/>
      <w:r>
        <w:rPr>
          <w:rFonts w:eastAsia="Times New Roman"/>
          <w:lang w:val="en-GB"/>
        </w:rPr>
        <w:t xml:space="preserve">3.6.1 </w:t>
      </w:r>
      <w:r w:rsidR="005D192E">
        <w:rPr>
          <w:rFonts w:eastAsia="Times New Roman"/>
          <w:lang w:val="en-GB"/>
        </w:rPr>
        <w:t>Student’s Module</w:t>
      </w:r>
      <w:bookmarkEnd w:id="157"/>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student shall login to the system and will choose </w:t>
      </w:r>
      <w:proofErr w:type="gramStart"/>
      <w:r>
        <w:rPr>
          <w:rFonts w:ascii="Times New Roman" w:eastAsia="Times New Roman" w:hAnsi="Times New Roman" w:cs="Times New Roman"/>
          <w:sz w:val="24"/>
          <w:szCs w:val="24"/>
          <w:lang w:val="en-GB"/>
        </w:rPr>
        <w:t>to either</w:t>
      </w:r>
      <w:proofErr w:type="gramEnd"/>
      <w:r>
        <w:rPr>
          <w:rFonts w:ascii="Times New Roman" w:eastAsia="Times New Roman" w:hAnsi="Times New Roman" w:cs="Times New Roman"/>
          <w:sz w:val="24"/>
          <w:szCs w:val="24"/>
          <w:lang w:val="en-GB"/>
        </w:rPr>
        <w:t xml:space="preserve"> perform an experiment alone or to join a class using a code. In the class, the student can view the tasks assigned by the tutor.</w:t>
      </w:r>
    </w:p>
    <w:p w:rsidR="00EB7DB7" w:rsidRPr="00BB1E40" w:rsidRDefault="00EB7DB7" w:rsidP="00C63F5C">
      <w:pPr>
        <w:spacing w:after="0" w:line="360" w:lineRule="auto"/>
        <w:rPr>
          <w:rFonts w:ascii="Times New Roman" w:eastAsia="Times New Roman" w:hAnsi="Times New Roman" w:cs="Times New Roman"/>
          <w:sz w:val="24"/>
          <w:szCs w:val="24"/>
          <w:lang w:val="en-GB"/>
        </w:rPr>
      </w:pPr>
    </w:p>
    <w:p w:rsidR="00C63F5C" w:rsidRDefault="005D192E" w:rsidP="00F81CB5">
      <w:pPr>
        <w:pStyle w:val="Heading3"/>
        <w:numPr>
          <w:ilvl w:val="0"/>
          <w:numId w:val="0"/>
        </w:numPr>
        <w:rPr>
          <w:rFonts w:eastAsia="Times New Roman"/>
          <w:lang w:val="en-GB"/>
        </w:rPr>
      </w:pPr>
      <w:bookmarkStart w:id="158" w:name="_Toc523213595"/>
      <w:r>
        <w:rPr>
          <w:rFonts w:eastAsia="Times New Roman"/>
          <w:lang w:val="en-GB"/>
        </w:rPr>
        <w:t>3.6.2 Teacher’s Module</w:t>
      </w:r>
      <w:bookmarkEnd w:id="158"/>
      <w:r>
        <w:rPr>
          <w:rFonts w:eastAsia="Times New Roman"/>
          <w:lang w:val="en-GB"/>
        </w:rPr>
        <w:t xml:space="preserve"> </w:t>
      </w:r>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 teacher will use the system to assign tasks to students and monitor their progress in performing the assigned tasks.</w:t>
      </w:r>
      <w:ins w:id="159" w:author="Sharon Kaari" w:date="2018-08-29T10:57:00Z">
        <w:r w:rsidR="00F46546">
          <w:rPr>
            <w:rFonts w:ascii="Times New Roman" w:eastAsia="Times New Roman" w:hAnsi="Times New Roman" w:cs="Times New Roman"/>
            <w:sz w:val="24"/>
            <w:szCs w:val="24"/>
            <w:lang w:val="en-GB"/>
          </w:rPr>
          <w:t xml:space="preserve"> </w:t>
        </w:r>
        <w:proofErr w:type="gramStart"/>
        <w:r w:rsidR="00F46546">
          <w:rPr>
            <w:rFonts w:ascii="Times New Roman" w:eastAsia="Times New Roman" w:hAnsi="Times New Roman" w:cs="Times New Roman"/>
            <w:sz w:val="24"/>
            <w:szCs w:val="24"/>
            <w:lang w:val="en-GB"/>
          </w:rPr>
          <w:t>Create lab experiments?</w:t>
        </w:r>
        <w:proofErr w:type="gramEnd"/>
        <w:r w:rsidR="00F46546">
          <w:rPr>
            <w:rFonts w:ascii="Times New Roman" w:eastAsia="Times New Roman" w:hAnsi="Times New Roman" w:cs="Times New Roman"/>
            <w:sz w:val="24"/>
            <w:szCs w:val="24"/>
            <w:lang w:val="en-GB"/>
          </w:rPr>
          <w:t xml:space="preserve"> </w:t>
        </w:r>
      </w:ins>
    </w:p>
    <w:p w:rsidR="00C63F5C" w:rsidRPr="00BB1E40" w:rsidRDefault="00C63F5C" w:rsidP="00C63F5C">
      <w:pPr>
        <w:spacing w:after="0" w:line="360" w:lineRule="auto"/>
        <w:rPr>
          <w:rFonts w:ascii="Times New Roman" w:eastAsia="Times New Roman" w:hAnsi="Times New Roman" w:cs="Times New Roman"/>
          <w:sz w:val="24"/>
          <w:szCs w:val="24"/>
          <w:lang w:val="en-GB"/>
        </w:rPr>
      </w:pPr>
    </w:p>
    <w:p w:rsidR="00202D03" w:rsidRDefault="00202D03" w:rsidP="00D81A10">
      <w:pPr>
        <w:spacing w:line="360" w:lineRule="auto"/>
        <w:rPr>
          <w:rFonts w:ascii="Times New Roman" w:hAnsi="Times New Roman"/>
          <w:b/>
          <w:sz w:val="24"/>
          <w:szCs w:val="24"/>
          <w:lang w:val="en-GB"/>
        </w:rPr>
      </w:pPr>
    </w:p>
    <w:p w:rsidR="005D192E" w:rsidRDefault="005D192E" w:rsidP="00D81A10">
      <w:pPr>
        <w:spacing w:line="360" w:lineRule="auto"/>
        <w:rPr>
          <w:rFonts w:ascii="Times New Roman" w:hAnsi="Times New Roman"/>
          <w:b/>
          <w:sz w:val="24"/>
          <w:szCs w:val="24"/>
          <w:lang w:val="en-GB"/>
        </w:rPr>
      </w:pPr>
    </w:p>
    <w:p w:rsidR="005D192E" w:rsidRDefault="005D192E" w:rsidP="00D81A10">
      <w:pPr>
        <w:spacing w:line="360" w:lineRule="auto"/>
        <w:rPr>
          <w:rFonts w:ascii="Times New Roman" w:hAnsi="Times New Roman"/>
          <w:b/>
          <w:sz w:val="24"/>
          <w:szCs w:val="24"/>
          <w:lang w:val="en-GB"/>
        </w:rPr>
      </w:pPr>
    </w:p>
    <w:p w:rsidR="009A68B5" w:rsidRDefault="009A68B5" w:rsidP="00D81A10">
      <w:pPr>
        <w:spacing w:line="360" w:lineRule="auto"/>
        <w:rPr>
          <w:rFonts w:ascii="Times New Roman" w:hAnsi="Times New Roman"/>
          <w:b/>
          <w:sz w:val="24"/>
          <w:szCs w:val="24"/>
          <w:lang w:val="en-GB"/>
        </w:rPr>
      </w:pPr>
    </w:p>
    <w:p w:rsidR="009A68B5" w:rsidRDefault="009A68B5" w:rsidP="00D81A10">
      <w:pPr>
        <w:spacing w:line="360" w:lineRule="auto"/>
        <w:rPr>
          <w:rFonts w:ascii="Times New Roman" w:hAnsi="Times New Roman"/>
          <w:b/>
          <w:sz w:val="24"/>
          <w:szCs w:val="24"/>
          <w:lang w:val="en-GB"/>
        </w:rPr>
      </w:pPr>
    </w:p>
    <w:p w:rsidR="00862D6B" w:rsidRDefault="00862D6B" w:rsidP="00D81A10">
      <w:pPr>
        <w:spacing w:line="360" w:lineRule="auto"/>
        <w:rPr>
          <w:rFonts w:ascii="Times New Roman" w:hAnsi="Times New Roman"/>
          <w:b/>
          <w:sz w:val="24"/>
          <w:szCs w:val="24"/>
          <w:lang w:val="en-GB"/>
        </w:rPr>
      </w:pPr>
    </w:p>
    <w:p w:rsidR="004F54FE" w:rsidRDefault="004F54FE" w:rsidP="00D81A10">
      <w:pPr>
        <w:spacing w:line="360" w:lineRule="auto"/>
        <w:rPr>
          <w:rFonts w:ascii="Times New Roman" w:hAnsi="Times New Roman"/>
          <w:b/>
          <w:sz w:val="24"/>
          <w:szCs w:val="24"/>
        </w:rPr>
      </w:pPr>
    </w:p>
    <w:p w:rsidR="004F54FE" w:rsidRDefault="004F54FE" w:rsidP="00670A11">
      <w:pPr>
        <w:pStyle w:val="Heading1"/>
      </w:pPr>
      <w:bookmarkStart w:id="160" w:name="_Toc523213596"/>
      <w:r w:rsidRPr="004F54FE">
        <w:lastRenderedPageBreak/>
        <w:t>References</w:t>
      </w:r>
      <w:bookmarkEnd w:id="160"/>
    </w:p>
    <w:p w:rsidR="002B4309" w:rsidRPr="002B4309" w:rsidRDefault="00C7778B" w:rsidP="002B4309">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2B4309" w:rsidRPr="002B4309">
        <w:rPr>
          <w:rFonts w:ascii="Times New Roman" w:hAnsi="Times New Roman" w:cs="Times New Roman"/>
          <w:sz w:val="24"/>
        </w:rPr>
        <w:t xml:space="preserve">Bentley, L. D. (2007). </w:t>
      </w:r>
      <w:r w:rsidR="002B4309" w:rsidRPr="002B4309">
        <w:rPr>
          <w:rFonts w:ascii="Times New Roman" w:hAnsi="Times New Roman" w:cs="Times New Roman"/>
          <w:i/>
          <w:iCs/>
          <w:sz w:val="24"/>
        </w:rPr>
        <w:t>Systems Analysis and Design for the Global Enterprise</w:t>
      </w:r>
      <w:r w:rsidR="002B4309" w:rsidRPr="002B4309">
        <w:rPr>
          <w:rFonts w:ascii="Times New Roman" w:hAnsi="Times New Roman" w:cs="Times New Roman"/>
          <w:sz w:val="24"/>
        </w:rPr>
        <w:t xml:space="preserve"> (7th edition). Boston: Irwin/McGraw-Hill.</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Bentley, L. D., Dittman, K. C., &amp; Whitten, J. L. (2000). </w:t>
      </w:r>
      <w:r w:rsidRPr="002B4309">
        <w:rPr>
          <w:rFonts w:ascii="Times New Roman" w:hAnsi="Times New Roman" w:cs="Times New Roman"/>
          <w:i/>
          <w:iCs/>
          <w:sz w:val="24"/>
        </w:rPr>
        <w:t>Systems analysis and design methods</w:t>
      </w:r>
      <w:r w:rsidRPr="002B4309">
        <w:rPr>
          <w:rFonts w:ascii="Times New Roman" w:hAnsi="Times New Roman" w:cs="Times New Roman"/>
          <w:sz w:val="24"/>
        </w:rPr>
        <w:t>. Irwin/McGraw Hill.</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Chung, L., Nixon, B. A., Yu, E., &amp; Mylopoulos, J. (2012). </w:t>
      </w:r>
      <w:r w:rsidRPr="002B4309">
        <w:rPr>
          <w:rFonts w:ascii="Times New Roman" w:hAnsi="Times New Roman" w:cs="Times New Roman"/>
          <w:i/>
          <w:iCs/>
          <w:sz w:val="24"/>
        </w:rPr>
        <w:t>Non-Functional Requirements in Software Engineering</w:t>
      </w:r>
      <w:r w:rsidRPr="002B4309">
        <w:rPr>
          <w:rFonts w:ascii="Times New Roman" w:hAnsi="Times New Roman" w:cs="Times New Roman"/>
          <w:sz w:val="24"/>
        </w:rPr>
        <w:t>. Springer Science &amp; Business Media.</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Ganpatrao Sabale, R. (2012). Comparative Study of Prototype Model For Software Engineering With System Development Life Cycle. </w:t>
      </w:r>
      <w:r w:rsidRPr="002B4309">
        <w:rPr>
          <w:rFonts w:ascii="Times New Roman" w:hAnsi="Times New Roman" w:cs="Times New Roman"/>
          <w:i/>
          <w:iCs/>
          <w:sz w:val="24"/>
        </w:rPr>
        <w:t>IOSR Journal of Engineering</w:t>
      </w:r>
      <w:r w:rsidRPr="002B4309">
        <w:rPr>
          <w:rFonts w:ascii="Times New Roman" w:hAnsi="Times New Roman" w:cs="Times New Roman"/>
          <w:sz w:val="24"/>
        </w:rPr>
        <w:t xml:space="preserve">, </w:t>
      </w:r>
      <w:r w:rsidRPr="002B4309">
        <w:rPr>
          <w:rFonts w:ascii="Times New Roman" w:hAnsi="Times New Roman" w:cs="Times New Roman"/>
          <w:i/>
          <w:iCs/>
          <w:sz w:val="24"/>
        </w:rPr>
        <w:t>02</w:t>
      </w:r>
      <w:r w:rsidRPr="002B4309">
        <w:rPr>
          <w:rFonts w:ascii="Times New Roman" w:hAnsi="Times New Roman" w:cs="Times New Roman"/>
          <w:sz w:val="24"/>
        </w:rPr>
        <w:t>(07), 21–24. https://doi.org/10.9790/3021-02722124</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Jensen, N., Seipel, S., von Voigt, G., Raasch, S., Olbrich, S., &amp; Nejdl, W. (2004). Development of a virtual laboratory system for science education and the study of collaborative action. In </w:t>
      </w:r>
      <w:r w:rsidRPr="002B4309">
        <w:rPr>
          <w:rFonts w:ascii="Times New Roman" w:hAnsi="Times New Roman" w:cs="Times New Roman"/>
          <w:i/>
          <w:iCs/>
          <w:sz w:val="24"/>
        </w:rPr>
        <w:t>EdMedia: World Conference on Educational Media and Technology</w:t>
      </w:r>
      <w:r w:rsidRPr="002B4309">
        <w:rPr>
          <w:rFonts w:ascii="Times New Roman" w:hAnsi="Times New Roman" w:cs="Times New Roman"/>
          <w:sz w:val="24"/>
        </w:rPr>
        <w:t xml:space="preserve"> (pp. 2148–2153). Association for the Advancement of Computing in Education (AACE).</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Josephsen, J., &amp; Kristensen, A. K. (2006). Simulation of laboratory assignments to support students’ learning of introductory inorganic chemistry. </w:t>
      </w:r>
      <w:r w:rsidRPr="002B4309">
        <w:rPr>
          <w:rFonts w:ascii="Times New Roman" w:hAnsi="Times New Roman" w:cs="Times New Roman"/>
          <w:i/>
          <w:iCs/>
          <w:sz w:val="24"/>
        </w:rPr>
        <w:t>Chemistry Education Research and Practice</w:t>
      </w:r>
      <w:r w:rsidRPr="002B4309">
        <w:rPr>
          <w:rFonts w:ascii="Times New Roman" w:hAnsi="Times New Roman" w:cs="Times New Roman"/>
          <w:sz w:val="24"/>
        </w:rPr>
        <w:t xml:space="preserve">, </w:t>
      </w:r>
      <w:r w:rsidRPr="002B4309">
        <w:rPr>
          <w:rFonts w:ascii="Times New Roman" w:hAnsi="Times New Roman" w:cs="Times New Roman"/>
          <w:i/>
          <w:iCs/>
          <w:sz w:val="24"/>
        </w:rPr>
        <w:t>7</w:t>
      </w:r>
      <w:r w:rsidRPr="002B4309">
        <w:rPr>
          <w:rFonts w:ascii="Times New Roman" w:hAnsi="Times New Roman" w:cs="Times New Roman"/>
          <w:sz w:val="24"/>
        </w:rPr>
        <w:t>(4), 266–279.</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Loucopoulos, P., &amp; Karakostas, V. (1995). </w:t>
      </w:r>
      <w:r w:rsidRPr="002B4309">
        <w:rPr>
          <w:rFonts w:ascii="Times New Roman" w:hAnsi="Times New Roman" w:cs="Times New Roman"/>
          <w:i/>
          <w:iCs/>
          <w:sz w:val="24"/>
        </w:rPr>
        <w:t>System Requirements Engineering</w:t>
      </w:r>
      <w:r w:rsidRPr="002B4309">
        <w:rPr>
          <w:rFonts w:ascii="Times New Roman" w:hAnsi="Times New Roman" w:cs="Times New Roman"/>
          <w:sz w:val="24"/>
        </w:rPr>
        <w:t>. New York, NY, USA: McGraw-Hill, Inc.</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t xml:space="preserve">MaKinster, J. G., Beghetto, R. A., &amp; Plucker, J. A. (2002). Why Can’t I Find Newton’s Third Law? Case Studies of Students’ Use of the Web as a Science Resource. </w:t>
      </w:r>
      <w:r w:rsidRPr="002B4309">
        <w:rPr>
          <w:rFonts w:ascii="Times New Roman" w:hAnsi="Times New Roman" w:cs="Times New Roman"/>
          <w:i/>
          <w:iCs/>
          <w:sz w:val="24"/>
        </w:rPr>
        <w:t>Journal of Science Education and Technology</w:t>
      </w:r>
      <w:r w:rsidRPr="002B4309">
        <w:rPr>
          <w:rFonts w:ascii="Times New Roman" w:hAnsi="Times New Roman" w:cs="Times New Roman"/>
          <w:sz w:val="24"/>
        </w:rPr>
        <w:t xml:space="preserve">, </w:t>
      </w:r>
      <w:r w:rsidRPr="002B4309">
        <w:rPr>
          <w:rFonts w:ascii="Times New Roman" w:hAnsi="Times New Roman" w:cs="Times New Roman"/>
          <w:i/>
          <w:iCs/>
          <w:sz w:val="24"/>
        </w:rPr>
        <w:t>11</w:t>
      </w:r>
      <w:r w:rsidRPr="002B4309">
        <w:rPr>
          <w:rFonts w:ascii="Times New Roman" w:hAnsi="Times New Roman" w:cs="Times New Roman"/>
          <w:sz w:val="24"/>
        </w:rPr>
        <w:t>(2), 155–172. https://doi.org/10.1023/A:1014617530297</w:t>
      </w:r>
    </w:p>
    <w:p w:rsidR="002B4309" w:rsidRPr="002B4309" w:rsidRDefault="002B4309" w:rsidP="002B4309">
      <w:pPr>
        <w:pStyle w:val="Bibliography"/>
        <w:rPr>
          <w:rFonts w:ascii="Times New Roman" w:hAnsi="Times New Roman" w:cs="Times New Roman"/>
          <w:sz w:val="24"/>
        </w:rPr>
      </w:pPr>
      <w:r w:rsidRPr="002B4309">
        <w:rPr>
          <w:rFonts w:ascii="Times New Roman" w:hAnsi="Times New Roman" w:cs="Times New Roman"/>
          <w:sz w:val="24"/>
        </w:rPr>
        <w:lastRenderedPageBreak/>
        <w:t xml:space="preserve">Piccoli, G., Ahmad, R., &amp; Ives, B. (2001). Web-Based Virtual Learning Environments: A Research Framework and a Preliminary Assessment of Effectiveness in Basic IT Skills Training. </w:t>
      </w:r>
      <w:r w:rsidRPr="002B4309">
        <w:rPr>
          <w:rFonts w:ascii="Times New Roman" w:hAnsi="Times New Roman" w:cs="Times New Roman"/>
          <w:i/>
          <w:iCs/>
          <w:sz w:val="24"/>
        </w:rPr>
        <w:t>MIS Quarterly</w:t>
      </w:r>
      <w:r w:rsidRPr="002B4309">
        <w:rPr>
          <w:rFonts w:ascii="Times New Roman" w:hAnsi="Times New Roman" w:cs="Times New Roman"/>
          <w:sz w:val="24"/>
        </w:rPr>
        <w:t xml:space="preserve">, </w:t>
      </w:r>
      <w:r w:rsidRPr="002B4309">
        <w:rPr>
          <w:rFonts w:ascii="Times New Roman" w:hAnsi="Times New Roman" w:cs="Times New Roman"/>
          <w:i/>
          <w:iCs/>
          <w:sz w:val="24"/>
        </w:rPr>
        <w:t>25</w:t>
      </w:r>
      <w:r w:rsidRPr="002B4309">
        <w:rPr>
          <w:rFonts w:ascii="Times New Roman" w:hAnsi="Times New Roman" w:cs="Times New Roman"/>
          <w:sz w:val="24"/>
        </w:rPr>
        <w:t>(4), 401–426. https://doi.org/10.2307/3250989</w:t>
      </w:r>
    </w:p>
    <w:p w:rsidR="00D75000" w:rsidRPr="00D75000" w:rsidRDefault="00C7778B" w:rsidP="00D81A10">
      <w:pPr>
        <w:spacing w:line="360" w:lineRule="auto"/>
        <w:rPr>
          <w:rFonts w:ascii="Times New Roman" w:hAnsi="Times New Roman"/>
          <w:sz w:val="24"/>
          <w:szCs w:val="24"/>
        </w:rPr>
      </w:pPr>
      <w:r>
        <w:rPr>
          <w:rFonts w:ascii="Times New Roman" w:hAnsi="Times New Roman"/>
          <w:sz w:val="24"/>
          <w:szCs w:val="24"/>
        </w:rPr>
        <w:fldChar w:fldCharType="end"/>
      </w:r>
    </w:p>
    <w:p w:rsidR="001328AD" w:rsidRDefault="001328AD" w:rsidP="00D81A10">
      <w:pPr>
        <w:spacing w:line="360" w:lineRule="auto"/>
        <w:jc w:val="center"/>
        <w:rPr>
          <w:rFonts w:ascii="Times New Roman" w:hAnsi="Times New Roman"/>
          <w:b/>
          <w:sz w:val="28"/>
          <w:szCs w:val="28"/>
        </w:rPr>
      </w:pPr>
    </w:p>
    <w:p w:rsidR="001328AD" w:rsidRDefault="001328AD" w:rsidP="00D81A10">
      <w:pPr>
        <w:spacing w:line="360" w:lineRule="auto"/>
        <w:jc w:val="center"/>
        <w:rPr>
          <w:rFonts w:ascii="Times New Roman" w:hAnsi="Times New Roman"/>
          <w:b/>
          <w:sz w:val="28"/>
          <w:szCs w:val="28"/>
        </w:rPr>
      </w:pPr>
    </w:p>
    <w:p w:rsidR="001328AD" w:rsidRDefault="001328AD"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1328AD" w:rsidRPr="006B2554" w:rsidRDefault="001328AD" w:rsidP="00513F28">
      <w:pPr>
        <w:pStyle w:val="Heading1"/>
        <w:rPr>
          <w:rFonts w:eastAsia="Times New Roman"/>
        </w:rPr>
      </w:pPr>
      <w:bookmarkStart w:id="161" w:name="_Toc523213597"/>
      <w:r w:rsidRPr="006B2554">
        <w:rPr>
          <w:rFonts w:eastAsia="Times New Roman"/>
        </w:rPr>
        <w:lastRenderedPageBreak/>
        <w:t>Appendices</w:t>
      </w:r>
      <w:bookmarkEnd w:id="161"/>
    </w:p>
    <w:p w:rsidR="001328AD" w:rsidRPr="001328AD" w:rsidRDefault="001328AD" w:rsidP="00513F28">
      <w:pPr>
        <w:pStyle w:val="Heading2"/>
        <w:numPr>
          <w:ilvl w:val="0"/>
          <w:numId w:val="0"/>
        </w:numPr>
        <w:ind w:left="360" w:hanging="360"/>
        <w:rPr>
          <w:rFonts w:eastAsia="Times New Roman"/>
        </w:rPr>
      </w:pPr>
      <w:bookmarkStart w:id="162" w:name="_Toc523213598"/>
      <w:r w:rsidRPr="001328AD">
        <w:rPr>
          <w:rFonts w:eastAsia="Times New Roman"/>
        </w:rPr>
        <w:t xml:space="preserve">Appendix A: </w:t>
      </w:r>
      <w:proofErr w:type="gramStart"/>
      <w:r w:rsidRPr="001328AD">
        <w:rPr>
          <w:rFonts w:eastAsia="Times New Roman"/>
        </w:rPr>
        <w:t>GANTT Char</w:t>
      </w:r>
      <w:r w:rsidR="00F2392A">
        <w:rPr>
          <w:rFonts w:eastAsia="Times New Roman"/>
        </w:rPr>
        <w:t>t</w:t>
      </w:r>
      <w:bookmarkEnd w:id="162"/>
      <w:proofErr w:type="gramEnd"/>
    </w:p>
    <w:p w:rsidR="001328AD" w:rsidRPr="004F54FE" w:rsidRDefault="00784CB9" w:rsidP="00D81A10">
      <w:pPr>
        <w:spacing w:line="360" w:lineRule="auto"/>
        <w:jc w:val="center"/>
        <w:rPr>
          <w:rFonts w:ascii="Times New Roman" w:hAnsi="Times New Roman"/>
          <w:b/>
          <w:sz w:val="28"/>
          <w:szCs w:val="28"/>
        </w:rPr>
      </w:pPr>
      <w:r>
        <w:rPr>
          <w:rFonts w:ascii="Times New Roman" w:hAnsi="Times New Roman"/>
          <w:b/>
          <w:noProof/>
          <w:sz w:val="28"/>
          <w:szCs w:val="28"/>
        </w:rPr>
        <w:drawing>
          <wp:inline distT="0" distB="0" distL="0" distR="0">
            <wp:extent cx="6309360" cy="3547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 Timeline Free Edition.jpg"/>
                    <pic:cNvPicPr/>
                  </pic:nvPicPr>
                  <pic:blipFill>
                    <a:blip r:embed="rId22">
                      <a:extLst>
                        <a:ext uri="{28A0092B-C50C-407E-A947-70E740481C1C}">
                          <a14:useLocalDpi xmlns:a14="http://schemas.microsoft.com/office/drawing/2010/main" val="0"/>
                        </a:ext>
                      </a:extLst>
                    </a:blip>
                    <a:stretch>
                      <a:fillRect/>
                    </a:stretch>
                  </pic:blipFill>
                  <pic:spPr>
                    <a:xfrm>
                      <a:off x="0" y="0"/>
                      <a:ext cx="6309360" cy="3547872"/>
                    </a:xfrm>
                    <a:prstGeom prst="rect">
                      <a:avLst/>
                    </a:prstGeom>
                  </pic:spPr>
                </pic:pic>
              </a:graphicData>
            </a:graphic>
          </wp:inline>
        </w:drawing>
      </w:r>
      <w:bookmarkStart w:id="163" w:name="_GoBack"/>
      <w:bookmarkEnd w:id="163"/>
    </w:p>
    <w:sectPr w:rsidR="001328AD" w:rsidRPr="004F54FE" w:rsidSect="00E33436">
      <w:foot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C33" w:rsidRDefault="00FC3C33" w:rsidP="007E3D52">
      <w:pPr>
        <w:spacing w:after="0" w:line="240" w:lineRule="auto"/>
      </w:pPr>
      <w:r>
        <w:separator/>
      </w:r>
    </w:p>
  </w:endnote>
  <w:endnote w:type="continuationSeparator" w:id="0">
    <w:p w:rsidR="00FC3C33" w:rsidRDefault="00FC3C33" w:rsidP="007E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746766"/>
      <w:docPartObj>
        <w:docPartGallery w:val="Page Numbers (Bottom of Page)"/>
        <w:docPartUnique/>
      </w:docPartObj>
    </w:sdtPr>
    <w:sdtEndPr>
      <w:rPr>
        <w:noProof/>
      </w:rPr>
    </w:sdtEndPr>
    <w:sdtContent>
      <w:p w:rsidR="008611F9" w:rsidRDefault="008611F9">
        <w:pPr>
          <w:pStyle w:val="Footer"/>
          <w:jc w:val="center"/>
        </w:pPr>
        <w:r>
          <w:fldChar w:fldCharType="begin"/>
        </w:r>
        <w:r>
          <w:instrText xml:space="preserve"> PAGE   \* MERGEFORMAT </w:instrText>
        </w:r>
        <w:r>
          <w:fldChar w:fldCharType="separate"/>
        </w:r>
        <w:r w:rsidR="00F46546">
          <w:rPr>
            <w:noProof/>
          </w:rPr>
          <w:t>23</w:t>
        </w:r>
        <w:r>
          <w:rPr>
            <w:noProof/>
          </w:rPr>
          <w:fldChar w:fldCharType="end"/>
        </w:r>
      </w:p>
    </w:sdtContent>
  </w:sdt>
  <w:p w:rsidR="008611F9" w:rsidRDefault="008611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133669"/>
      <w:docPartObj>
        <w:docPartGallery w:val="Page Numbers (Bottom of Page)"/>
        <w:docPartUnique/>
      </w:docPartObj>
    </w:sdtPr>
    <w:sdtEndPr>
      <w:rPr>
        <w:noProof/>
      </w:rPr>
    </w:sdtEndPr>
    <w:sdtContent>
      <w:p w:rsidR="008611F9" w:rsidRDefault="008611F9">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8611F9" w:rsidRDefault="008611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189890"/>
      <w:docPartObj>
        <w:docPartGallery w:val="Page Numbers (Bottom of Page)"/>
        <w:docPartUnique/>
      </w:docPartObj>
    </w:sdtPr>
    <w:sdtEndPr>
      <w:rPr>
        <w:noProof/>
      </w:rPr>
    </w:sdtEndPr>
    <w:sdtContent>
      <w:p w:rsidR="008611F9" w:rsidRDefault="008611F9">
        <w:pPr>
          <w:pStyle w:val="Footer"/>
          <w:jc w:val="center"/>
        </w:pPr>
        <w:r>
          <w:fldChar w:fldCharType="begin"/>
        </w:r>
        <w:r>
          <w:instrText xml:space="preserve"> PAGE   \* MERGEFORMAT </w:instrText>
        </w:r>
        <w:r>
          <w:fldChar w:fldCharType="separate"/>
        </w:r>
        <w:r w:rsidR="00F46546">
          <w:rPr>
            <w:noProof/>
          </w:rPr>
          <w:t>1</w:t>
        </w:r>
        <w:r>
          <w:rPr>
            <w:noProof/>
          </w:rPr>
          <w:fldChar w:fldCharType="end"/>
        </w:r>
      </w:p>
    </w:sdtContent>
  </w:sdt>
  <w:p w:rsidR="008611F9" w:rsidRDefault="008611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C33" w:rsidRDefault="00FC3C33" w:rsidP="007E3D52">
      <w:pPr>
        <w:spacing w:after="0" w:line="240" w:lineRule="auto"/>
      </w:pPr>
      <w:r>
        <w:separator/>
      </w:r>
    </w:p>
  </w:footnote>
  <w:footnote w:type="continuationSeparator" w:id="0">
    <w:p w:rsidR="00FC3C33" w:rsidRDefault="00FC3C33" w:rsidP="007E3D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F12A3"/>
    <w:multiLevelType w:val="hybridMultilevel"/>
    <w:tmpl w:val="764266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4DAF"/>
    <w:multiLevelType w:val="hybridMultilevel"/>
    <w:tmpl w:val="F4E0F612"/>
    <w:lvl w:ilvl="0" w:tplc="6EC61310">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C042CAB"/>
    <w:multiLevelType w:val="hybridMultilevel"/>
    <w:tmpl w:val="547A211E"/>
    <w:lvl w:ilvl="0" w:tplc="E90289FE">
      <w:start w:val="1"/>
      <w:numFmt w:val="lowerRoman"/>
      <w:lvlText w:val="(%1)"/>
      <w:lvlJc w:val="left"/>
      <w:pPr>
        <w:ind w:left="1080" w:hanging="720"/>
      </w:pPr>
      <w:rPr>
        <w:rFonts w:hint="default"/>
        <w:b w:val="0"/>
        <w:sz w:val="24"/>
        <w:szCs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16F7F36"/>
    <w:multiLevelType w:val="multilevel"/>
    <w:tmpl w:val="31B8CF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12C44A7"/>
    <w:multiLevelType w:val="hybridMultilevel"/>
    <w:tmpl w:val="DE40BF44"/>
    <w:lvl w:ilvl="0" w:tplc="FAD2FC4C">
      <w:start w:val="1"/>
      <w:numFmt w:val="decimal"/>
      <w:pStyle w:val="Heading3"/>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F54BAE"/>
    <w:multiLevelType w:val="hybridMultilevel"/>
    <w:tmpl w:val="0256FE68"/>
    <w:lvl w:ilvl="0" w:tplc="ADAE930E">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73EC1"/>
    <w:multiLevelType w:val="hybridMultilevel"/>
    <w:tmpl w:val="DAF81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1"/>
  </w:num>
  <w:num w:numId="5">
    <w:abstractNumId w:val="5"/>
  </w:num>
  <w:num w:numId="6">
    <w:abstractNumId w:val="4"/>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ron Kaari">
    <w15:presenceInfo w15:providerId="Windows Live" w15:userId="ab8b94d784e6f4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D44"/>
    <w:rsid w:val="00032791"/>
    <w:rsid w:val="00032E94"/>
    <w:rsid w:val="0003584B"/>
    <w:rsid w:val="00070BCB"/>
    <w:rsid w:val="0007174C"/>
    <w:rsid w:val="00085C0E"/>
    <w:rsid w:val="00093EE9"/>
    <w:rsid w:val="00095FE7"/>
    <w:rsid w:val="000E1E95"/>
    <w:rsid w:val="00120A70"/>
    <w:rsid w:val="001328AD"/>
    <w:rsid w:val="0016094E"/>
    <w:rsid w:val="001C319A"/>
    <w:rsid w:val="001D4729"/>
    <w:rsid w:val="001D68F1"/>
    <w:rsid w:val="001F5146"/>
    <w:rsid w:val="00202D03"/>
    <w:rsid w:val="00231DB3"/>
    <w:rsid w:val="00243C6C"/>
    <w:rsid w:val="00251057"/>
    <w:rsid w:val="002679B1"/>
    <w:rsid w:val="00294914"/>
    <w:rsid w:val="0029719C"/>
    <w:rsid w:val="002B4309"/>
    <w:rsid w:val="002B7CEA"/>
    <w:rsid w:val="002D2565"/>
    <w:rsid w:val="002D5DA0"/>
    <w:rsid w:val="002F06EC"/>
    <w:rsid w:val="0031344C"/>
    <w:rsid w:val="003239B1"/>
    <w:rsid w:val="003404E3"/>
    <w:rsid w:val="0034772D"/>
    <w:rsid w:val="0035243E"/>
    <w:rsid w:val="00363033"/>
    <w:rsid w:val="003722D3"/>
    <w:rsid w:val="00377053"/>
    <w:rsid w:val="0039011D"/>
    <w:rsid w:val="003978D0"/>
    <w:rsid w:val="003A4828"/>
    <w:rsid w:val="003A7CC0"/>
    <w:rsid w:val="003B0B5A"/>
    <w:rsid w:val="003B3F57"/>
    <w:rsid w:val="003C347C"/>
    <w:rsid w:val="003D6E05"/>
    <w:rsid w:val="003E2194"/>
    <w:rsid w:val="003E69C5"/>
    <w:rsid w:val="00412B71"/>
    <w:rsid w:val="004152B1"/>
    <w:rsid w:val="0042309D"/>
    <w:rsid w:val="0042378C"/>
    <w:rsid w:val="0044083B"/>
    <w:rsid w:val="00443034"/>
    <w:rsid w:val="0044586A"/>
    <w:rsid w:val="00450208"/>
    <w:rsid w:val="00452B91"/>
    <w:rsid w:val="0045319C"/>
    <w:rsid w:val="00455188"/>
    <w:rsid w:val="00461B74"/>
    <w:rsid w:val="00491754"/>
    <w:rsid w:val="00491B01"/>
    <w:rsid w:val="00492AE5"/>
    <w:rsid w:val="0049671B"/>
    <w:rsid w:val="004A7313"/>
    <w:rsid w:val="004B790D"/>
    <w:rsid w:val="004F07A3"/>
    <w:rsid w:val="004F54FE"/>
    <w:rsid w:val="004F6F8A"/>
    <w:rsid w:val="00501D69"/>
    <w:rsid w:val="00513F28"/>
    <w:rsid w:val="00527854"/>
    <w:rsid w:val="005418A4"/>
    <w:rsid w:val="005430F7"/>
    <w:rsid w:val="0055269C"/>
    <w:rsid w:val="00563C9F"/>
    <w:rsid w:val="005643CA"/>
    <w:rsid w:val="00566155"/>
    <w:rsid w:val="00567DD9"/>
    <w:rsid w:val="005705B9"/>
    <w:rsid w:val="005B261E"/>
    <w:rsid w:val="005B73AF"/>
    <w:rsid w:val="005D1232"/>
    <w:rsid w:val="005D192E"/>
    <w:rsid w:val="005D580B"/>
    <w:rsid w:val="005E2D23"/>
    <w:rsid w:val="005E6291"/>
    <w:rsid w:val="0061003A"/>
    <w:rsid w:val="00613C32"/>
    <w:rsid w:val="00614FC8"/>
    <w:rsid w:val="006417D3"/>
    <w:rsid w:val="00670A11"/>
    <w:rsid w:val="00673D44"/>
    <w:rsid w:val="00680A42"/>
    <w:rsid w:val="00681A1F"/>
    <w:rsid w:val="006A1FFC"/>
    <w:rsid w:val="006A6C9D"/>
    <w:rsid w:val="006B2554"/>
    <w:rsid w:val="006C2FAE"/>
    <w:rsid w:val="006C6831"/>
    <w:rsid w:val="006D00D1"/>
    <w:rsid w:val="006D31C0"/>
    <w:rsid w:val="006E4570"/>
    <w:rsid w:val="006E5032"/>
    <w:rsid w:val="006F16A5"/>
    <w:rsid w:val="00702315"/>
    <w:rsid w:val="00714307"/>
    <w:rsid w:val="007169A0"/>
    <w:rsid w:val="00721449"/>
    <w:rsid w:val="00743374"/>
    <w:rsid w:val="0078194D"/>
    <w:rsid w:val="00784CB9"/>
    <w:rsid w:val="00786FFC"/>
    <w:rsid w:val="00796F3E"/>
    <w:rsid w:val="007A03B0"/>
    <w:rsid w:val="007B75C9"/>
    <w:rsid w:val="007C5749"/>
    <w:rsid w:val="007D224F"/>
    <w:rsid w:val="007E1648"/>
    <w:rsid w:val="007E213A"/>
    <w:rsid w:val="007E3D52"/>
    <w:rsid w:val="007E6CCF"/>
    <w:rsid w:val="008113FA"/>
    <w:rsid w:val="00824F8A"/>
    <w:rsid w:val="008252C1"/>
    <w:rsid w:val="00834AAE"/>
    <w:rsid w:val="0085315D"/>
    <w:rsid w:val="0085693B"/>
    <w:rsid w:val="008611F9"/>
    <w:rsid w:val="00862D6B"/>
    <w:rsid w:val="00863DA5"/>
    <w:rsid w:val="008751A4"/>
    <w:rsid w:val="00886D30"/>
    <w:rsid w:val="00895C69"/>
    <w:rsid w:val="008A047D"/>
    <w:rsid w:val="008B0D66"/>
    <w:rsid w:val="008B40F8"/>
    <w:rsid w:val="008B51E8"/>
    <w:rsid w:val="008B6A13"/>
    <w:rsid w:val="008B7C15"/>
    <w:rsid w:val="008F4782"/>
    <w:rsid w:val="008F73CC"/>
    <w:rsid w:val="00914E62"/>
    <w:rsid w:val="00920602"/>
    <w:rsid w:val="00925164"/>
    <w:rsid w:val="00930B30"/>
    <w:rsid w:val="00937C63"/>
    <w:rsid w:val="009752BB"/>
    <w:rsid w:val="009964C2"/>
    <w:rsid w:val="009A432C"/>
    <w:rsid w:val="009A68B5"/>
    <w:rsid w:val="009B6B33"/>
    <w:rsid w:val="009E640D"/>
    <w:rsid w:val="009E79FA"/>
    <w:rsid w:val="009E7B2E"/>
    <w:rsid w:val="00A20677"/>
    <w:rsid w:val="00A21BED"/>
    <w:rsid w:val="00A36D91"/>
    <w:rsid w:val="00A61B3A"/>
    <w:rsid w:val="00A749E4"/>
    <w:rsid w:val="00A759F0"/>
    <w:rsid w:val="00A77AC3"/>
    <w:rsid w:val="00AB240F"/>
    <w:rsid w:val="00AD2DD3"/>
    <w:rsid w:val="00AE22CC"/>
    <w:rsid w:val="00B05919"/>
    <w:rsid w:val="00B061D4"/>
    <w:rsid w:val="00B1592B"/>
    <w:rsid w:val="00B51D19"/>
    <w:rsid w:val="00B55E57"/>
    <w:rsid w:val="00B56338"/>
    <w:rsid w:val="00B64760"/>
    <w:rsid w:val="00B82416"/>
    <w:rsid w:val="00B8438B"/>
    <w:rsid w:val="00B8691A"/>
    <w:rsid w:val="00BA28D0"/>
    <w:rsid w:val="00BB0DF4"/>
    <w:rsid w:val="00BD063B"/>
    <w:rsid w:val="00BD1B0B"/>
    <w:rsid w:val="00BE0CCB"/>
    <w:rsid w:val="00BF2B38"/>
    <w:rsid w:val="00BF45E3"/>
    <w:rsid w:val="00C35E48"/>
    <w:rsid w:val="00C60BC4"/>
    <w:rsid w:val="00C63F5C"/>
    <w:rsid w:val="00C7778B"/>
    <w:rsid w:val="00CC3BD9"/>
    <w:rsid w:val="00CD6CFE"/>
    <w:rsid w:val="00CF266A"/>
    <w:rsid w:val="00CF30A2"/>
    <w:rsid w:val="00D00BB3"/>
    <w:rsid w:val="00D03A08"/>
    <w:rsid w:val="00D05BB9"/>
    <w:rsid w:val="00D1368F"/>
    <w:rsid w:val="00D37FDC"/>
    <w:rsid w:val="00D75000"/>
    <w:rsid w:val="00D75282"/>
    <w:rsid w:val="00D81A10"/>
    <w:rsid w:val="00D90DDF"/>
    <w:rsid w:val="00DA3A73"/>
    <w:rsid w:val="00DB33D7"/>
    <w:rsid w:val="00DB6457"/>
    <w:rsid w:val="00DC0DC9"/>
    <w:rsid w:val="00DC266F"/>
    <w:rsid w:val="00E06DCC"/>
    <w:rsid w:val="00E1326F"/>
    <w:rsid w:val="00E13D28"/>
    <w:rsid w:val="00E33436"/>
    <w:rsid w:val="00E46610"/>
    <w:rsid w:val="00E66656"/>
    <w:rsid w:val="00E76EC7"/>
    <w:rsid w:val="00E77897"/>
    <w:rsid w:val="00E850E5"/>
    <w:rsid w:val="00EB7DB7"/>
    <w:rsid w:val="00F2273B"/>
    <w:rsid w:val="00F2392A"/>
    <w:rsid w:val="00F46546"/>
    <w:rsid w:val="00F550D8"/>
    <w:rsid w:val="00F63B17"/>
    <w:rsid w:val="00F6725D"/>
    <w:rsid w:val="00F70338"/>
    <w:rsid w:val="00F71370"/>
    <w:rsid w:val="00F72920"/>
    <w:rsid w:val="00F76371"/>
    <w:rsid w:val="00F76518"/>
    <w:rsid w:val="00F81CB5"/>
    <w:rsid w:val="00F908AB"/>
    <w:rsid w:val="00F94940"/>
    <w:rsid w:val="00F94E97"/>
    <w:rsid w:val="00FA2F24"/>
    <w:rsid w:val="00FA643F"/>
    <w:rsid w:val="00FC3C33"/>
    <w:rsid w:val="00FE662A"/>
    <w:rsid w:val="00FF26EC"/>
    <w:rsid w:val="00FF3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99B5EC-5E69-4480-B0E0-B8D77DDC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E79FA"/>
    <w:pPr>
      <w:keepNext/>
      <w:keepLines/>
      <w:spacing w:before="240" w:after="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70338"/>
    <w:pPr>
      <w:keepNext/>
      <w:keepLines/>
      <w:numPr>
        <w:numId w:val="5"/>
      </w:numPr>
      <w:spacing w:before="40" w:after="0" w:line="360" w:lineRule="auto"/>
      <w:ind w:left="36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70338"/>
    <w:pPr>
      <w:keepNext/>
      <w:keepLines/>
      <w:numPr>
        <w:numId w:val="6"/>
      </w:numPr>
      <w:spacing w:before="40" w:after="0" w:line="360" w:lineRule="auto"/>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D52"/>
  </w:style>
  <w:style w:type="paragraph" w:styleId="Footer">
    <w:name w:val="footer"/>
    <w:basedOn w:val="Normal"/>
    <w:link w:val="FooterChar"/>
    <w:uiPriority w:val="99"/>
    <w:unhideWhenUsed/>
    <w:rsid w:val="007E3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D52"/>
  </w:style>
  <w:style w:type="paragraph" w:styleId="Bibliography">
    <w:name w:val="Bibliography"/>
    <w:basedOn w:val="Normal"/>
    <w:next w:val="Normal"/>
    <w:uiPriority w:val="37"/>
    <w:unhideWhenUsed/>
    <w:rsid w:val="00C7778B"/>
    <w:pPr>
      <w:spacing w:after="0" w:line="480" w:lineRule="auto"/>
      <w:ind w:left="720" w:hanging="720"/>
    </w:pPr>
  </w:style>
  <w:style w:type="paragraph" w:styleId="ListParagraph">
    <w:name w:val="List Paragraph"/>
    <w:basedOn w:val="Normal"/>
    <w:uiPriority w:val="34"/>
    <w:qFormat/>
    <w:rsid w:val="00C7778B"/>
    <w:pPr>
      <w:ind w:left="720"/>
      <w:contextualSpacing/>
    </w:pPr>
  </w:style>
  <w:style w:type="character" w:styleId="Hyperlink">
    <w:name w:val="Hyperlink"/>
    <w:basedOn w:val="DefaultParagraphFont"/>
    <w:uiPriority w:val="99"/>
    <w:unhideWhenUsed/>
    <w:rsid w:val="00B8691A"/>
    <w:rPr>
      <w:color w:val="0000FF"/>
      <w:u w:val="single"/>
    </w:rPr>
  </w:style>
  <w:style w:type="character" w:customStyle="1" w:styleId="Heading1Char">
    <w:name w:val="Heading 1 Char"/>
    <w:basedOn w:val="DefaultParagraphFont"/>
    <w:link w:val="Heading1"/>
    <w:uiPriority w:val="9"/>
    <w:rsid w:val="009E79F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7FDC"/>
    <w:pPr>
      <w:outlineLvl w:val="9"/>
    </w:pPr>
  </w:style>
  <w:style w:type="character" w:customStyle="1" w:styleId="Heading2Char">
    <w:name w:val="Heading 2 Char"/>
    <w:basedOn w:val="DefaultParagraphFont"/>
    <w:link w:val="Heading2"/>
    <w:uiPriority w:val="9"/>
    <w:rsid w:val="00F7033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70338"/>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F908AB"/>
    <w:pPr>
      <w:spacing w:after="100"/>
    </w:pPr>
  </w:style>
  <w:style w:type="paragraph" w:styleId="TOC2">
    <w:name w:val="toc 2"/>
    <w:basedOn w:val="Normal"/>
    <w:next w:val="Normal"/>
    <w:autoRedefine/>
    <w:uiPriority w:val="39"/>
    <w:unhideWhenUsed/>
    <w:rsid w:val="00F908AB"/>
    <w:pPr>
      <w:spacing w:after="100"/>
      <w:ind w:left="220"/>
    </w:pPr>
  </w:style>
  <w:style w:type="paragraph" w:styleId="TOC3">
    <w:name w:val="toc 3"/>
    <w:basedOn w:val="Normal"/>
    <w:next w:val="Normal"/>
    <w:autoRedefine/>
    <w:uiPriority w:val="39"/>
    <w:unhideWhenUsed/>
    <w:rsid w:val="00824F8A"/>
    <w:pPr>
      <w:tabs>
        <w:tab w:val="right" w:leader="dot" w:pos="9350"/>
      </w:tabs>
      <w:spacing w:after="100"/>
      <w:ind w:left="440"/>
    </w:pPr>
    <w:rPr>
      <w:rFonts w:ascii="Times New Roman" w:eastAsia="Times New Roman" w:hAnsi="Times New Roman" w:cs="Times New Roman"/>
      <w:noProof/>
      <w:sz w:val="24"/>
      <w:szCs w:val="24"/>
      <w:lang w:val="en-GB"/>
    </w:rPr>
  </w:style>
  <w:style w:type="paragraph" w:styleId="BalloonText">
    <w:name w:val="Balloon Text"/>
    <w:basedOn w:val="Normal"/>
    <w:link w:val="BalloonTextChar"/>
    <w:uiPriority w:val="99"/>
    <w:semiHidden/>
    <w:unhideWhenUsed/>
    <w:rsid w:val="00D752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2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798118">
      <w:bodyDiv w:val="1"/>
      <w:marLeft w:val="0"/>
      <w:marRight w:val="0"/>
      <w:marTop w:val="0"/>
      <w:marBottom w:val="0"/>
      <w:divBdr>
        <w:top w:val="none" w:sz="0" w:space="0" w:color="auto"/>
        <w:left w:val="none" w:sz="0" w:space="0" w:color="auto"/>
        <w:bottom w:val="none" w:sz="0" w:space="0" w:color="auto"/>
        <w:right w:val="none" w:sz="0" w:space="0" w:color="auto"/>
      </w:divBdr>
    </w:div>
    <w:div w:id="815072149">
      <w:bodyDiv w:val="1"/>
      <w:marLeft w:val="0"/>
      <w:marRight w:val="0"/>
      <w:marTop w:val="0"/>
      <w:marBottom w:val="0"/>
      <w:divBdr>
        <w:top w:val="none" w:sz="0" w:space="0" w:color="auto"/>
        <w:left w:val="none" w:sz="0" w:space="0" w:color="auto"/>
        <w:bottom w:val="none" w:sz="0" w:space="0" w:color="auto"/>
        <w:right w:val="none" w:sz="0" w:space="0" w:color="auto"/>
      </w:divBdr>
      <w:divsChild>
        <w:div w:id="965042718">
          <w:marLeft w:val="0"/>
          <w:marRight w:val="0"/>
          <w:marTop w:val="0"/>
          <w:marBottom w:val="0"/>
          <w:divBdr>
            <w:top w:val="none" w:sz="0" w:space="0" w:color="auto"/>
            <w:left w:val="none" w:sz="0" w:space="0" w:color="auto"/>
            <w:bottom w:val="none" w:sz="0" w:space="0" w:color="auto"/>
            <w:right w:val="none" w:sz="0" w:space="0" w:color="auto"/>
          </w:divBdr>
        </w:div>
        <w:div w:id="975598332">
          <w:marLeft w:val="0"/>
          <w:marRight w:val="0"/>
          <w:marTop w:val="0"/>
          <w:marBottom w:val="0"/>
          <w:divBdr>
            <w:top w:val="none" w:sz="0" w:space="0" w:color="auto"/>
            <w:left w:val="none" w:sz="0" w:space="0" w:color="auto"/>
            <w:bottom w:val="none" w:sz="0" w:space="0" w:color="auto"/>
            <w:right w:val="none" w:sz="0" w:space="0" w:color="auto"/>
          </w:divBdr>
        </w:div>
        <w:div w:id="1654025840">
          <w:marLeft w:val="0"/>
          <w:marRight w:val="0"/>
          <w:marTop w:val="0"/>
          <w:marBottom w:val="0"/>
          <w:divBdr>
            <w:top w:val="none" w:sz="0" w:space="0" w:color="auto"/>
            <w:left w:val="none" w:sz="0" w:space="0" w:color="auto"/>
            <w:bottom w:val="none" w:sz="0" w:space="0" w:color="auto"/>
            <w:right w:val="none" w:sz="0" w:space="0" w:color="auto"/>
          </w:divBdr>
        </w:div>
        <w:div w:id="1898931526">
          <w:marLeft w:val="0"/>
          <w:marRight w:val="0"/>
          <w:marTop w:val="0"/>
          <w:marBottom w:val="0"/>
          <w:divBdr>
            <w:top w:val="none" w:sz="0" w:space="0" w:color="auto"/>
            <w:left w:val="none" w:sz="0" w:space="0" w:color="auto"/>
            <w:bottom w:val="none" w:sz="0" w:space="0" w:color="auto"/>
            <w:right w:val="none" w:sz="0" w:space="0" w:color="auto"/>
          </w:divBdr>
        </w:div>
        <w:div w:id="1592078788">
          <w:marLeft w:val="0"/>
          <w:marRight w:val="0"/>
          <w:marTop w:val="0"/>
          <w:marBottom w:val="0"/>
          <w:divBdr>
            <w:top w:val="none" w:sz="0" w:space="0" w:color="auto"/>
            <w:left w:val="none" w:sz="0" w:space="0" w:color="auto"/>
            <w:bottom w:val="none" w:sz="0" w:space="0" w:color="auto"/>
            <w:right w:val="none" w:sz="0" w:space="0" w:color="auto"/>
          </w:divBdr>
        </w:div>
        <w:div w:id="1380933762">
          <w:marLeft w:val="0"/>
          <w:marRight w:val="0"/>
          <w:marTop w:val="0"/>
          <w:marBottom w:val="0"/>
          <w:divBdr>
            <w:top w:val="none" w:sz="0" w:space="0" w:color="auto"/>
            <w:left w:val="none" w:sz="0" w:space="0" w:color="auto"/>
            <w:bottom w:val="none" w:sz="0" w:space="0" w:color="auto"/>
            <w:right w:val="none" w:sz="0" w:space="0" w:color="auto"/>
          </w:divBdr>
        </w:div>
        <w:div w:id="2075926926">
          <w:marLeft w:val="0"/>
          <w:marRight w:val="0"/>
          <w:marTop w:val="0"/>
          <w:marBottom w:val="0"/>
          <w:divBdr>
            <w:top w:val="none" w:sz="0" w:space="0" w:color="auto"/>
            <w:left w:val="none" w:sz="0" w:space="0" w:color="auto"/>
            <w:bottom w:val="none" w:sz="0" w:space="0" w:color="auto"/>
            <w:right w:val="none" w:sz="0" w:space="0" w:color="auto"/>
          </w:divBdr>
        </w:div>
        <w:div w:id="1574512044">
          <w:marLeft w:val="0"/>
          <w:marRight w:val="0"/>
          <w:marTop w:val="0"/>
          <w:marBottom w:val="0"/>
          <w:divBdr>
            <w:top w:val="none" w:sz="0" w:space="0" w:color="auto"/>
            <w:left w:val="none" w:sz="0" w:space="0" w:color="auto"/>
            <w:bottom w:val="none" w:sz="0" w:space="0" w:color="auto"/>
            <w:right w:val="none" w:sz="0" w:space="0" w:color="auto"/>
          </w:divBdr>
        </w:div>
        <w:div w:id="988099200">
          <w:marLeft w:val="0"/>
          <w:marRight w:val="0"/>
          <w:marTop w:val="0"/>
          <w:marBottom w:val="0"/>
          <w:divBdr>
            <w:top w:val="none" w:sz="0" w:space="0" w:color="auto"/>
            <w:left w:val="none" w:sz="0" w:space="0" w:color="auto"/>
            <w:bottom w:val="none" w:sz="0" w:space="0" w:color="auto"/>
            <w:right w:val="none" w:sz="0" w:space="0" w:color="auto"/>
          </w:divBdr>
        </w:div>
        <w:div w:id="1768305281">
          <w:marLeft w:val="0"/>
          <w:marRight w:val="0"/>
          <w:marTop w:val="0"/>
          <w:marBottom w:val="0"/>
          <w:divBdr>
            <w:top w:val="none" w:sz="0" w:space="0" w:color="auto"/>
            <w:left w:val="none" w:sz="0" w:space="0" w:color="auto"/>
            <w:bottom w:val="none" w:sz="0" w:space="0" w:color="auto"/>
            <w:right w:val="none" w:sz="0" w:space="0" w:color="auto"/>
          </w:divBdr>
        </w:div>
        <w:div w:id="506941476">
          <w:marLeft w:val="0"/>
          <w:marRight w:val="0"/>
          <w:marTop w:val="0"/>
          <w:marBottom w:val="0"/>
          <w:divBdr>
            <w:top w:val="none" w:sz="0" w:space="0" w:color="auto"/>
            <w:left w:val="none" w:sz="0" w:space="0" w:color="auto"/>
            <w:bottom w:val="none" w:sz="0" w:space="0" w:color="auto"/>
            <w:right w:val="none" w:sz="0" w:space="0" w:color="auto"/>
          </w:divBdr>
        </w:div>
        <w:div w:id="124012944">
          <w:marLeft w:val="0"/>
          <w:marRight w:val="0"/>
          <w:marTop w:val="0"/>
          <w:marBottom w:val="0"/>
          <w:divBdr>
            <w:top w:val="none" w:sz="0" w:space="0" w:color="auto"/>
            <w:left w:val="none" w:sz="0" w:space="0" w:color="auto"/>
            <w:bottom w:val="none" w:sz="0" w:space="0" w:color="auto"/>
            <w:right w:val="none" w:sz="0" w:space="0" w:color="auto"/>
          </w:divBdr>
        </w:div>
      </w:divsChild>
    </w:div>
    <w:div w:id="845288647">
      <w:bodyDiv w:val="1"/>
      <w:marLeft w:val="0"/>
      <w:marRight w:val="0"/>
      <w:marTop w:val="0"/>
      <w:marBottom w:val="0"/>
      <w:divBdr>
        <w:top w:val="none" w:sz="0" w:space="0" w:color="auto"/>
        <w:left w:val="none" w:sz="0" w:space="0" w:color="auto"/>
        <w:bottom w:val="none" w:sz="0" w:space="0" w:color="auto"/>
        <w:right w:val="none" w:sz="0" w:space="0" w:color="auto"/>
      </w:divBdr>
      <w:divsChild>
        <w:div w:id="1478570760">
          <w:marLeft w:val="0"/>
          <w:marRight w:val="0"/>
          <w:marTop w:val="0"/>
          <w:marBottom w:val="0"/>
          <w:divBdr>
            <w:top w:val="none" w:sz="0" w:space="0" w:color="auto"/>
            <w:left w:val="none" w:sz="0" w:space="0" w:color="auto"/>
            <w:bottom w:val="none" w:sz="0" w:space="0" w:color="auto"/>
            <w:right w:val="none" w:sz="0" w:space="0" w:color="auto"/>
          </w:divBdr>
        </w:div>
        <w:div w:id="1618440431">
          <w:marLeft w:val="0"/>
          <w:marRight w:val="0"/>
          <w:marTop w:val="0"/>
          <w:marBottom w:val="0"/>
          <w:divBdr>
            <w:top w:val="none" w:sz="0" w:space="0" w:color="auto"/>
            <w:left w:val="none" w:sz="0" w:space="0" w:color="auto"/>
            <w:bottom w:val="none" w:sz="0" w:space="0" w:color="auto"/>
            <w:right w:val="none" w:sz="0" w:space="0" w:color="auto"/>
          </w:divBdr>
        </w:div>
        <w:div w:id="539443525">
          <w:marLeft w:val="0"/>
          <w:marRight w:val="0"/>
          <w:marTop w:val="0"/>
          <w:marBottom w:val="0"/>
          <w:divBdr>
            <w:top w:val="none" w:sz="0" w:space="0" w:color="auto"/>
            <w:left w:val="none" w:sz="0" w:space="0" w:color="auto"/>
            <w:bottom w:val="none" w:sz="0" w:space="0" w:color="auto"/>
            <w:right w:val="none" w:sz="0" w:space="0" w:color="auto"/>
          </w:divBdr>
        </w:div>
        <w:div w:id="302779678">
          <w:marLeft w:val="0"/>
          <w:marRight w:val="0"/>
          <w:marTop w:val="0"/>
          <w:marBottom w:val="0"/>
          <w:divBdr>
            <w:top w:val="none" w:sz="0" w:space="0" w:color="auto"/>
            <w:left w:val="none" w:sz="0" w:space="0" w:color="auto"/>
            <w:bottom w:val="none" w:sz="0" w:space="0" w:color="auto"/>
            <w:right w:val="none" w:sz="0" w:space="0" w:color="auto"/>
          </w:divBdr>
        </w:div>
        <w:div w:id="1066564571">
          <w:marLeft w:val="0"/>
          <w:marRight w:val="0"/>
          <w:marTop w:val="0"/>
          <w:marBottom w:val="0"/>
          <w:divBdr>
            <w:top w:val="none" w:sz="0" w:space="0" w:color="auto"/>
            <w:left w:val="none" w:sz="0" w:space="0" w:color="auto"/>
            <w:bottom w:val="none" w:sz="0" w:space="0" w:color="auto"/>
            <w:right w:val="none" w:sz="0" w:space="0" w:color="auto"/>
          </w:divBdr>
        </w:div>
        <w:div w:id="692540543">
          <w:marLeft w:val="0"/>
          <w:marRight w:val="0"/>
          <w:marTop w:val="0"/>
          <w:marBottom w:val="0"/>
          <w:divBdr>
            <w:top w:val="none" w:sz="0" w:space="0" w:color="auto"/>
            <w:left w:val="none" w:sz="0" w:space="0" w:color="auto"/>
            <w:bottom w:val="none" w:sz="0" w:space="0" w:color="auto"/>
            <w:right w:val="none" w:sz="0" w:space="0" w:color="auto"/>
          </w:divBdr>
        </w:div>
      </w:divsChild>
    </w:div>
    <w:div w:id="915743005">
      <w:bodyDiv w:val="1"/>
      <w:marLeft w:val="0"/>
      <w:marRight w:val="0"/>
      <w:marTop w:val="0"/>
      <w:marBottom w:val="0"/>
      <w:divBdr>
        <w:top w:val="none" w:sz="0" w:space="0" w:color="auto"/>
        <w:left w:val="none" w:sz="0" w:space="0" w:color="auto"/>
        <w:bottom w:val="none" w:sz="0" w:space="0" w:color="auto"/>
        <w:right w:val="none" w:sz="0" w:space="0" w:color="auto"/>
      </w:divBdr>
      <w:divsChild>
        <w:div w:id="603070898">
          <w:marLeft w:val="0"/>
          <w:marRight w:val="0"/>
          <w:marTop w:val="0"/>
          <w:marBottom w:val="0"/>
          <w:divBdr>
            <w:top w:val="none" w:sz="0" w:space="0" w:color="auto"/>
            <w:left w:val="none" w:sz="0" w:space="0" w:color="auto"/>
            <w:bottom w:val="none" w:sz="0" w:space="0" w:color="auto"/>
            <w:right w:val="none" w:sz="0" w:space="0" w:color="auto"/>
          </w:divBdr>
        </w:div>
        <w:div w:id="878123358">
          <w:marLeft w:val="0"/>
          <w:marRight w:val="0"/>
          <w:marTop w:val="0"/>
          <w:marBottom w:val="0"/>
          <w:divBdr>
            <w:top w:val="none" w:sz="0" w:space="0" w:color="auto"/>
            <w:left w:val="none" w:sz="0" w:space="0" w:color="auto"/>
            <w:bottom w:val="none" w:sz="0" w:space="0" w:color="auto"/>
            <w:right w:val="none" w:sz="0" w:space="0" w:color="auto"/>
          </w:divBdr>
        </w:div>
        <w:div w:id="1247492048">
          <w:marLeft w:val="0"/>
          <w:marRight w:val="0"/>
          <w:marTop w:val="0"/>
          <w:marBottom w:val="0"/>
          <w:divBdr>
            <w:top w:val="none" w:sz="0" w:space="0" w:color="auto"/>
            <w:left w:val="none" w:sz="0" w:space="0" w:color="auto"/>
            <w:bottom w:val="none" w:sz="0" w:space="0" w:color="auto"/>
            <w:right w:val="none" w:sz="0" w:space="0" w:color="auto"/>
          </w:divBdr>
        </w:div>
      </w:divsChild>
    </w:div>
    <w:div w:id="959412431">
      <w:bodyDiv w:val="1"/>
      <w:marLeft w:val="0"/>
      <w:marRight w:val="0"/>
      <w:marTop w:val="0"/>
      <w:marBottom w:val="0"/>
      <w:divBdr>
        <w:top w:val="none" w:sz="0" w:space="0" w:color="auto"/>
        <w:left w:val="none" w:sz="0" w:space="0" w:color="auto"/>
        <w:bottom w:val="none" w:sz="0" w:space="0" w:color="auto"/>
        <w:right w:val="none" w:sz="0" w:space="0" w:color="auto"/>
      </w:divBdr>
      <w:divsChild>
        <w:div w:id="780491341">
          <w:marLeft w:val="0"/>
          <w:marRight w:val="0"/>
          <w:marTop w:val="0"/>
          <w:marBottom w:val="0"/>
          <w:divBdr>
            <w:top w:val="none" w:sz="0" w:space="0" w:color="auto"/>
            <w:left w:val="none" w:sz="0" w:space="0" w:color="auto"/>
            <w:bottom w:val="none" w:sz="0" w:space="0" w:color="auto"/>
            <w:right w:val="none" w:sz="0" w:space="0" w:color="auto"/>
          </w:divBdr>
        </w:div>
        <w:div w:id="1368289549">
          <w:marLeft w:val="0"/>
          <w:marRight w:val="0"/>
          <w:marTop w:val="0"/>
          <w:marBottom w:val="0"/>
          <w:divBdr>
            <w:top w:val="none" w:sz="0" w:space="0" w:color="auto"/>
            <w:left w:val="none" w:sz="0" w:space="0" w:color="auto"/>
            <w:bottom w:val="none" w:sz="0" w:space="0" w:color="auto"/>
            <w:right w:val="none" w:sz="0" w:space="0" w:color="auto"/>
          </w:divBdr>
        </w:div>
        <w:div w:id="1014117240">
          <w:marLeft w:val="0"/>
          <w:marRight w:val="0"/>
          <w:marTop w:val="0"/>
          <w:marBottom w:val="0"/>
          <w:divBdr>
            <w:top w:val="none" w:sz="0" w:space="0" w:color="auto"/>
            <w:left w:val="none" w:sz="0" w:space="0" w:color="auto"/>
            <w:bottom w:val="none" w:sz="0" w:space="0" w:color="auto"/>
            <w:right w:val="none" w:sz="0" w:space="0" w:color="auto"/>
          </w:divBdr>
        </w:div>
        <w:div w:id="615867416">
          <w:marLeft w:val="0"/>
          <w:marRight w:val="0"/>
          <w:marTop w:val="0"/>
          <w:marBottom w:val="0"/>
          <w:divBdr>
            <w:top w:val="none" w:sz="0" w:space="0" w:color="auto"/>
            <w:left w:val="none" w:sz="0" w:space="0" w:color="auto"/>
            <w:bottom w:val="none" w:sz="0" w:space="0" w:color="auto"/>
            <w:right w:val="none" w:sz="0" w:space="0" w:color="auto"/>
          </w:divBdr>
        </w:div>
        <w:div w:id="568268488">
          <w:marLeft w:val="0"/>
          <w:marRight w:val="0"/>
          <w:marTop w:val="0"/>
          <w:marBottom w:val="0"/>
          <w:divBdr>
            <w:top w:val="none" w:sz="0" w:space="0" w:color="auto"/>
            <w:left w:val="none" w:sz="0" w:space="0" w:color="auto"/>
            <w:bottom w:val="none" w:sz="0" w:space="0" w:color="auto"/>
            <w:right w:val="none" w:sz="0" w:space="0" w:color="auto"/>
          </w:divBdr>
        </w:div>
        <w:div w:id="297104095">
          <w:marLeft w:val="0"/>
          <w:marRight w:val="0"/>
          <w:marTop w:val="0"/>
          <w:marBottom w:val="0"/>
          <w:divBdr>
            <w:top w:val="none" w:sz="0" w:space="0" w:color="auto"/>
            <w:left w:val="none" w:sz="0" w:space="0" w:color="auto"/>
            <w:bottom w:val="none" w:sz="0" w:space="0" w:color="auto"/>
            <w:right w:val="none" w:sz="0" w:space="0" w:color="auto"/>
          </w:divBdr>
        </w:div>
        <w:div w:id="2034457539">
          <w:marLeft w:val="0"/>
          <w:marRight w:val="0"/>
          <w:marTop w:val="0"/>
          <w:marBottom w:val="0"/>
          <w:divBdr>
            <w:top w:val="none" w:sz="0" w:space="0" w:color="auto"/>
            <w:left w:val="none" w:sz="0" w:space="0" w:color="auto"/>
            <w:bottom w:val="none" w:sz="0" w:space="0" w:color="auto"/>
            <w:right w:val="none" w:sz="0" w:space="0" w:color="auto"/>
          </w:divBdr>
        </w:div>
        <w:div w:id="1548224026">
          <w:marLeft w:val="0"/>
          <w:marRight w:val="0"/>
          <w:marTop w:val="0"/>
          <w:marBottom w:val="0"/>
          <w:divBdr>
            <w:top w:val="none" w:sz="0" w:space="0" w:color="auto"/>
            <w:left w:val="none" w:sz="0" w:space="0" w:color="auto"/>
            <w:bottom w:val="none" w:sz="0" w:space="0" w:color="auto"/>
            <w:right w:val="none" w:sz="0" w:space="0" w:color="auto"/>
          </w:divBdr>
        </w:div>
        <w:div w:id="211964758">
          <w:marLeft w:val="0"/>
          <w:marRight w:val="0"/>
          <w:marTop w:val="0"/>
          <w:marBottom w:val="0"/>
          <w:divBdr>
            <w:top w:val="none" w:sz="0" w:space="0" w:color="auto"/>
            <w:left w:val="none" w:sz="0" w:space="0" w:color="auto"/>
            <w:bottom w:val="none" w:sz="0" w:space="0" w:color="auto"/>
            <w:right w:val="none" w:sz="0" w:space="0" w:color="auto"/>
          </w:divBdr>
        </w:div>
        <w:div w:id="980812351">
          <w:marLeft w:val="0"/>
          <w:marRight w:val="0"/>
          <w:marTop w:val="0"/>
          <w:marBottom w:val="0"/>
          <w:divBdr>
            <w:top w:val="none" w:sz="0" w:space="0" w:color="auto"/>
            <w:left w:val="none" w:sz="0" w:space="0" w:color="auto"/>
            <w:bottom w:val="none" w:sz="0" w:space="0" w:color="auto"/>
            <w:right w:val="none" w:sz="0" w:space="0" w:color="auto"/>
          </w:divBdr>
        </w:div>
        <w:div w:id="993029029">
          <w:marLeft w:val="0"/>
          <w:marRight w:val="0"/>
          <w:marTop w:val="0"/>
          <w:marBottom w:val="0"/>
          <w:divBdr>
            <w:top w:val="none" w:sz="0" w:space="0" w:color="auto"/>
            <w:left w:val="none" w:sz="0" w:space="0" w:color="auto"/>
            <w:bottom w:val="none" w:sz="0" w:space="0" w:color="auto"/>
            <w:right w:val="none" w:sz="0" w:space="0" w:color="auto"/>
          </w:divBdr>
        </w:div>
      </w:divsChild>
    </w:div>
    <w:div w:id="1238903328">
      <w:bodyDiv w:val="1"/>
      <w:marLeft w:val="0"/>
      <w:marRight w:val="0"/>
      <w:marTop w:val="0"/>
      <w:marBottom w:val="0"/>
      <w:divBdr>
        <w:top w:val="none" w:sz="0" w:space="0" w:color="auto"/>
        <w:left w:val="none" w:sz="0" w:space="0" w:color="auto"/>
        <w:bottom w:val="none" w:sz="0" w:space="0" w:color="auto"/>
        <w:right w:val="none" w:sz="0" w:space="0" w:color="auto"/>
      </w:divBdr>
      <w:divsChild>
        <w:div w:id="253166968">
          <w:marLeft w:val="0"/>
          <w:marRight w:val="0"/>
          <w:marTop w:val="0"/>
          <w:marBottom w:val="0"/>
          <w:divBdr>
            <w:top w:val="none" w:sz="0" w:space="0" w:color="auto"/>
            <w:left w:val="none" w:sz="0" w:space="0" w:color="auto"/>
            <w:bottom w:val="none" w:sz="0" w:space="0" w:color="auto"/>
            <w:right w:val="none" w:sz="0" w:space="0" w:color="auto"/>
          </w:divBdr>
        </w:div>
        <w:div w:id="1698264746">
          <w:marLeft w:val="0"/>
          <w:marRight w:val="0"/>
          <w:marTop w:val="0"/>
          <w:marBottom w:val="0"/>
          <w:divBdr>
            <w:top w:val="none" w:sz="0" w:space="0" w:color="auto"/>
            <w:left w:val="none" w:sz="0" w:space="0" w:color="auto"/>
            <w:bottom w:val="none" w:sz="0" w:space="0" w:color="auto"/>
            <w:right w:val="none" w:sz="0" w:space="0" w:color="auto"/>
          </w:divBdr>
        </w:div>
        <w:div w:id="370348653">
          <w:marLeft w:val="0"/>
          <w:marRight w:val="0"/>
          <w:marTop w:val="0"/>
          <w:marBottom w:val="0"/>
          <w:divBdr>
            <w:top w:val="none" w:sz="0" w:space="0" w:color="auto"/>
            <w:left w:val="none" w:sz="0" w:space="0" w:color="auto"/>
            <w:bottom w:val="none" w:sz="0" w:space="0" w:color="auto"/>
            <w:right w:val="none" w:sz="0" w:space="0" w:color="auto"/>
          </w:divBdr>
        </w:div>
        <w:div w:id="1569341725">
          <w:marLeft w:val="0"/>
          <w:marRight w:val="0"/>
          <w:marTop w:val="0"/>
          <w:marBottom w:val="0"/>
          <w:divBdr>
            <w:top w:val="none" w:sz="0" w:space="0" w:color="auto"/>
            <w:left w:val="none" w:sz="0" w:space="0" w:color="auto"/>
            <w:bottom w:val="none" w:sz="0" w:space="0" w:color="auto"/>
            <w:right w:val="none" w:sz="0" w:space="0" w:color="auto"/>
          </w:divBdr>
        </w:div>
        <w:div w:id="113251939">
          <w:marLeft w:val="0"/>
          <w:marRight w:val="0"/>
          <w:marTop w:val="0"/>
          <w:marBottom w:val="0"/>
          <w:divBdr>
            <w:top w:val="none" w:sz="0" w:space="0" w:color="auto"/>
            <w:left w:val="none" w:sz="0" w:space="0" w:color="auto"/>
            <w:bottom w:val="none" w:sz="0" w:space="0" w:color="auto"/>
            <w:right w:val="none" w:sz="0" w:space="0" w:color="auto"/>
          </w:divBdr>
        </w:div>
        <w:div w:id="1349482443">
          <w:marLeft w:val="0"/>
          <w:marRight w:val="0"/>
          <w:marTop w:val="0"/>
          <w:marBottom w:val="0"/>
          <w:divBdr>
            <w:top w:val="none" w:sz="0" w:space="0" w:color="auto"/>
            <w:left w:val="none" w:sz="0" w:space="0" w:color="auto"/>
            <w:bottom w:val="none" w:sz="0" w:space="0" w:color="auto"/>
            <w:right w:val="none" w:sz="0" w:space="0" w:color="auto"/>
          </w:divBdr>
        </w:div>
        <w:div w:id="1198280664">
          <w:marLeft w:val="0"/>
          <w:marRight w:val="0"/>
          <w:marTop w:val="0"/>
          <w:marBottom w:val="0"/>
          <w:divBdr>
            <w:top w:val="none" w:sz="0" w:space="0" w:color="auto"/>
            <w:left w:val="none" w:sz="0" w:space="0" w:color="auto"/>
            <w:bottom w:val="none" w:sz="0" w:space="0" w:color="auto"/>
            <w:right w:val="none" w:sz="0" w:space="0" w:color="auto"/>
          </w:divBdr>
        </w:div>
        <w:div w:id="695426210">
          <w:marLeft w:val="0"/>
          <w:marRight w:val="0"/>
          <w:marTop w:val="0"/>
          <w:marBottom w:val="0"/>
          <w:divBdr>
            <w:top w:val="none" w:sz="0" w:space="0" w:color="auto"/>
            <w:left w:val="none" w:sz="0" w:space="0" w:color="auto"/>
            <w:bottom w:val="none" w:sz="0" w:space="0" w:color="auto"/>
            <w:right w:val="none" w:sz="0" w:space="0" w:color="auto"/>
          </w:divBdr>
        </w:div>
      </w:divsChild>
    </w:div>
    <w:div w:id="1452701825">
      <w:bodyDiv w:val="1"/>
      <w:marLeft w:val="0"/>
      <w:marRight w:val="0"/>
      <w:marTop w:val="0"/>
      <w:marBottom w:val="0"/>
      <w:divBdr>
        <w:top w:val="none" w:sz="0" w:space="0" w:color="auto"/>
        <w:left w:val="none" w:sz="0" w:space="0" w:color="auto"/>
        <w:bottom w:val="none" w:sz="0" w:space="0" w:color="auto"/>
        <w:right w:val="none" w:sz="0" w:space="0" w:color="auto"/>
      </w:divBdr>
      <w:divsChild>
        <w:div w:id="2119790851">
          <w:marLeft w:val="0"/>
          <w:marRight w:val="0"/>
          <w:marTop w:val="0"/>
          <w:marBottom w:val="0"/>
          <w:divBdr>
            <w:top w:val="none" w:sz="0" w:space="0" w:color="auto"/>
            <w:left w:val="none" w:sz="0" w:space="0" w:color="auto"/>
            <w:bottom w:val="none" w:sz="0" w:space="0" w:color="auto"/>
            <w:right w:val="none" w:sz="0" w:space="0" w:color="auto"/>
          </w:divBdr>
        </w:div>
        <w:div w:id="910580055">
          <w:marLeft w:val="0"/>
          <w:marRight w:val="0"/>
          <w:marTop w:val="0"/>
          <w:marBottom w:val="0"/>
          <w:divBdr>
            <w:top w:val="none" w:sz="0" w:space="0" w:color="auto"/>
            <w:left w:val="none" w:sz="0" w:space="0" w:color="auto"/>
            <w:bottom w:val="none" w:sz="0" w:space="0" w:color="auto"/>
            <w:right w:val="none" w:sz="0" w:space="0" w:color="auto"/>
          </w:divBdr>
        </w:div>
        <w:div w:id="74597603">
          <w:marLeft w:val="0"/>
          <w:marRight w:val="0"/>
          <w:marTop w:val="0"/>
          <w:marBottom w:val="0"/>
          <w:divBdr>
            <w:top w:val="none" w:sz="0" w:space="0" w:color="auto"/>
            <w:left w:val="none" w:sz="0" w:space="0" w:color="auto"/>
            <w:bottom w:val="none" w:sz="0" w:space="0" w:color="auto"/>
            <w:right w:val="none" w:sz="0" w:space="0" w:color="auto"/>
          </w:divBdr>
        </w:div>
      </w:divsChild>
    </w:div>
    <w:div w:id="1551578004">
      <w:bodyDiv w:val="1"/>
      <w:marLeft w:val="0"/>
      <w:marRight w:val="0"/>
      <w:marTop w:val="0"/>
      <w:marBottom w:val="0"/>
      <w:divBdr>
        <w:top w:val="none" w:sz="0" w:space="0" w:color="auto"/>
        <w:left w:val="none" w:sz="0" w:space="0" w:color="auto"/>
        <w:bottom w:val="none" w:sz="0" w:space="0" w:color="auto"/>
        <w:right w:val="none" w:sz="0" w:space="0" w:color="auto"/>
      </w:divBdr>
      <w:divsChild>
        <w:div w:id="788553287">
          <w:marLeft w:val="0"/>
          <w:marRight w:val="0"/>
          <w:marTop w:val="0"/>
          <w:marBottom w:val="0"/>
          <w:divBdr>
            <w:top w:val="none" w:sz="0" w:space="0" w:color="auto"/>
            <w:left w:val="none" w:sz="0" w:space="0" w:color="auto"/>
            <w:bottom w:val="none" w:sz="0" w:space="0" w:color="auto"/>
            <w:right w:val="none" w:sz="0" w:space="0" w:color="auto"/>
          </w:divBdr>
        </w:div>
        <w:div w:id="1679504563">
          <w:marLeft w:val="0"/>
          <w:marRight w:val="0"/>
          <w:marTop w:val="0"/>
          <w:marBottom w:val="0"/>
          <w:divBdr>
            <w:top w:val="none" w:sz="0" w:space="0" w:color="auto"/>
            <w:left w:val="none" w:sz="0" w:space="0" w:color="auto"/>
            <w:bottom w:val="none" w:sz="0" w:space="0" w:color="auto"/>
            <w:right w:val="none" w:sz="0" w:space="0" w:color="auto"/>
          </w:divBdr>
        </w:div>
        <w:div w:id="1279677338">
          <w:marLeft w:val="0"/>
          <w:marRight w:val="0"/>
          <w:marTop w:val="0"/>
          <w:marBottom w:val="0"/>
          <w:divBdr>
            <w:top w:val="none" w:sz="0" w:space="0" w:color="auto"/>
            <w:left w:val="none" w:sz="0" w:space="0" w:color="auto"/>
            <w:bottom w:val="none" w:sz="0" w:space="0" w:color="auto"/>
            <w:right w:val="none" w:sz="0" w:space="0" w:color="auto"/>
          </w:divBdr>
        </w:div>
        <w:div w:id="1710913576">
          <w:marLeft w:val="0"/>
          <w:marRight w:val="0"/>
          <w:marTop w:val="0"/>
          <w:marBottom w:val="0"/>
          <w:divBdr>
            <w:top w:val="none" w:sz="0" w:space="0" w:color="auto"/>
            <w:left w:val="none" w:sz="0" w:space="0" w:color="auto"/>
            <w:bottom w:val="none" w:sz="0" w:space="0" w:color="auto"/>
            <w:right w:val="none" w:sz="0" w:space="0" w:color="auto"/>
          </w:divBdr>
        </w:div>
        <w:div w:id="1020816883">
          <w:marLeft w:val="0"/>
          <w:marRight w:val="0"/>
          <w:marTop w:val="0"/>
          <w:marBottom w:val="0"/>
          <w:divBdr>
            <w:top w:val="none" w:sz="0" w:space="0" w:color="auto"/>
            <w:left w:val="none" w:sz="0" w:space="0" w:color="auto"/>
            <w:bottom w:val="none" w:sz="0" w:space="0" w:color="auto"/>
            <w:right w:val="none" w:sz="0" w:space="0" w:color="auto"/>
          </w:divBdr>
        </w:div>
        <w:div w:id="910651239">
          <w:marLeft w:val="0"/>
          <w:marRight w:val="0"/>
          <w:marTop w:val="0"/>
          <w:marBottom w:val="0"/>
          <w:divBdr>
            <w:top w:val="none" w:sz="0" w:space="0" w:color="auto"/>
            <w:left w:val="none" w:sz="0" w:space="0" w:color="auto"/>
            <w:bottom w:val="none" w:sz="0" w:space="0" w:color="auto"/>
            <w:right w:val="none" w:sz="0" w:space="0" w:color="auto"/>
          </w:divBdr>
        </w:div>
        <w:div w:id="1778018947">
          <w:marLeft w:val="0"/>
          <w:marRight w:val="0"/>
          <w:marTop w:val="0"/>
          <w:marBottom w:val="0"/>
          <w:divBdr>
            <w:top w:val="none" w:sz="0" w:space="0" w:color="auto"/>
            <w:left w:val="none" w:sz="0" w:space="0" w:color="auto"/>
            <w:bottom w:val="none" w:sz="0" w:space="0" w:color="auto"/>
            <w:right w:val="none" w:sz="0" w:space="0" w:color="auto"/>
          </w:divBdr>
        </w:div>
      </w:divsChild>
    </w:div>
    <w:div w:id="1631664985">
      <w:bodyDiv w:val="1"/>
      <w:marLeft w:val="0"/>
      <w:marRight w:val="0"/>
      <w:marTop w:val="0"/>
      <w:marBottom w:val="0"/>
      <w:divBdr>
        <w:top w:val="none" w:sz="0" w:space="0" w:color="auto"/>
        <w:left w:val="none" w:sz="0" w:space="0" w:color="auto"/>
        <w:bottom w:val="none" w:sz="0" w:space="0" w:color="auto"/>
        <w:right w:val="none" w:sz="0" w:space="0" w:color="auto"/>
      </w:divBdr>
      <w:divsChild>
        <w:div w:id="1953128898">
          <w:marLeft w:val="0"/>
          <w:marRight w:val="0"/>
          <w:marTop w:val="0"/>
          <w:marBottom w:val="0"/>
          <w:divBdr>
            <w:top w:val="none" w:sz="0" w:space="0" w:color="auto"/>
            <w:left w:val="none" w:sz="0" w:space="0" w:color="auto"/>
            <w:bottom w:val="none" w:sz="0" w:space="0" w:color="auto"/>
            <w:right w:val="none" w:sz="0" w:space="0" w:color="auto"/>
          </w:divBdr>
        </w:div>
        <w:div w:id="1931430448">
          <w:marLeft w:val="0"/>
          <w:marRight w:val="0"/>
          <w:marTop w:val="0"/>
          <w:marBottom w:val="0"/>
          <w:divBdr>
            <w:top w:val="none" w:sz="0" w:space="0" w:color="auto"/>
            <w:left w:val="none" w:sz="0" w:space="0" w:color="auto"/>
            <w:bottom w:val="none" w:sz="0" w:space="0" w:color="auto"/>
            <w:right w:val="none" w:sz="0" w:space="0" w:color="auto"/>
          </w:divBdr>
        </w:div>
        <w:div w:id="885720137">
          <w:marLeft w:val="0"/>
          <w:marRight w:val="0"/>
          <w:marTop w:val="0"/>
          <w:marBottom w:val="0"/>
          <w:divBdr>
            <w:top w:val="none" w:sz="0" w:space="0" w:color="auto"/>
            <w:left w:val="none" w:sz="0" w:space="0" w:color="auto"/>
            <w:bottom w:val="none" w:sz="0" w:space="0" w:color="auto"/>
            <w:right w:val="none" w:sz="0" w:space="0" w:color="auto"/>
          </w:divBdr>
        </w:div>
      </w:divsChild>
    </w:div>
    <w:div w:id="1640844541">
      <w:bodyDiv w:val="1"/>
      <w:marLeft w:val="0"/>
      <w:marRight w:val="0"/>
      <w:marTop w:val="0"/>
      <w:marBottom w:val="0"/>
      <w:divBdr>
        <w:top w:val="none" w:sz="0" w:space="0" w:color="auto"/>
        <w:left w:val="none" w:sz="0" w:space="0" w:color="auto"/>
        <w:bottom w:val="none" w:sz="0" w:space="0" w:color="auto"/>
        <w:right w:val="none" w:sz="0" w:space="0" w:color="auto"/>
      </w:divBdr>
      <w:divsChild>
        <w:div w:id="1656104485">
          <w:marLeft w:val="0"/>
          <w:marRight w:val="0"/>
          <w:marTop w:val="0"/>
          <w:marBottom w:val="0"/>
          <w:divBdr>
            <w:top w:val="none" w:sz="0" w:space="0" w:color="auto"/>
            <w:left w:val="none" w:sz="0" w:space="0" w:color="auto"/>
            <w:bottom w:val="none" w:sz="0" w:space="0" w:color="auto"/>
            <w:right w:val="none" w:sz="0" w:space="0" w:color="auto"/>
          </w:divBdr>
        </w:div>
        <w:div w:id="1556619876">
          <w:marLeft w:val="0"/>
          <w:marRight w:val="0"/>
          <w:marTop w:val="0"/>
          <w:marBottom w:val="0"/>
          <w:divBdr>
            <w:top w:val="none" w:sz="0" w:space="0" w:color="auto"/>
            <w:left w:val="none" w:sz="0" w:space="0" w:color="auto"/>
            <w:bottom w:val="none" w:sz="0" w:space="0" w:color="auto"/>
            <w:right w:val="none" w:sz="0" w:space="0" w:color="auto"/>
          </w:divBdr>
        </w:div>
      </w:divsChild>
    </w:div>
    <w:div w:id="1682120526">
      <w:bodyDiv w:val="1"/>
      <w:marLeft w:val="0"/>
      <w:marRight w:val="0"/>
      <w:marTop w:val="0"/>
      <w:marBottom w:val="0"/>
      <w:divBdr>
        <w:top w:val="none" w:sz="0" w:space="0" w:color="auto"/>
        <w:left w:val="none" w:sz="0" w:space="0" w:color="auto"/>
        <w:bottom w:val="none" w:sz="0" w:space="0" w:color="auto"/>
        <w:right w:val="none" w:sz="0" w:space="0" w:color="auto"/>
      </w:divBdr>
      <w:divsChild>
        <w:div w:id="643197880">
          <w:marLeft w:val="0"/>
          <w:marRight w:val="0"/>
          <w:marTop w:val="0"/>
          <w:marBottom w:val="0"/>
          <w:divBdr>
            <w:top w:val="none" w:sz="0" w:space="0" w:color="auto"/>
            <w:left w:val="none" w:sz="0" w:space="0" w:color="auto"/>
            <w:bottom w:val="none" w:sz="0" w:space="0" w:color="auto"/>
            <w:right w:val="none" w:sz="0" w:space="0" w:color="auto"/>
          </w:divBdr>
        </w:div>
        <w:div w:id="691538195">
          <w:marLeft w:val="0"/>
          <w:marRight w:val="0"/>
          <w:marTop w:val="0"/>
          <w:marBottom w:val="0"/>
          <w:divBdr>
            <w:top w:val="none" w:sz="0" w:space="0" w:color="auto"/>
            <w:left w:val="none" w:sz="0" w:space="0" w:color="auto"/>
            <w:bottom w:val="none" w:sz="0" w:space="0" w:color="auto"/>
            <w:right w:val="none" w:sz="0" w:space="0" w:color="auto"/>
          </w:divBdr>
        </w:div>
        <w:div w:id="727386215">
          <w:marLeft w:val="0"/>
          <w:marRight w:val="0"/>
          <w:marTop w:val="0"/>
          <w:marBottom w:val="0"/>
          <w:divBdr>
            <w:top w:val="none" w:sz="0" w:space="0" w:color="auto"/>
            <w:left w:val="none" w:sz="0" w:space="0" w:color="auto"/>
            <w:bottom w:val="none" w:sz="0" w:space="0" w:color="auto"/>
            <w:right w:val="none" w:sz="0" w:space="0" w:color="auto"/>
          </w:divBdr>
        </w:div>
        <w:div w:id="1585646361">
          <w:marLeft w:val="0"/>
          <w:marRight w:val="0"/>
          <w:marTop w:val="0"/>
          <w:marBottom w:val="0"/>
          <w:divBdr>
            <w:top w:val="none" w:sz="0" w:space="0" w:color="auto"/>
            <w:left w:val="none" w:sz="0" w:space="0" w:color="auto"/>
            <w:bottom w:val="none" w:sz="0" w:space="0" w:color="auto"/>
            <w:right w:val="none" w:sz="0" w:space="0" w:color="auto"/>
          </w:divBdr>
        </w:div>
        <w:div w:id="1030572204">
          <w:marLeft w:val="0"/>
          <w:marRight w:val="0"/>
          <w:marTop w:val="0"/>
          <w:marBottom w:val="0"/>
          <w:divBdr>
            <w:top w:val="none" w:sz="0" w:space="0" w:color="auto"/>
            <w:left w:val="none" w:sz="0" w:space="0" w:color="auto"/>
            <w:bottom w:val="none" w:sz="0" w:space="0" w:color="auto"/>
            <w:right w:val="none" w:sz="0" w:space="0" w:color="auto"/>
          </w:divBdr>
        </w:div>
        <w:div w:id="228879680">
          <w:marLeft w:val="0"/>
          <w:marRight w:val="0"/>
          <w:marTop w:val="0"/>
          <w:marBottom w:val="0"/>
          <w:divBdr>
            <w:top w:val="none" w:sz="0" w:space="0" w:color="auto"/>
            <w:left w:val="none" w:sz="0" w:space="0" w:color="auto"/>
            <w:bottom w:val="none" w:sz="0" w:space="0" w:color="auto"/>
            <w:right w:val="none" w:sz="0" w:space="0" w:color="auto"/>
          </w:divBdr>
        </w:div>
        <w:div w:id="1400908671">
          <w:marLeft w:val="0"/>
          <w:marRight w:val="0"/>
          <w:marTop w:val="0"/>
          <w:marBottom w:val="0"/>
          <w:divBdr>
            <w:top w:val="none" w:sz="0" w:space="0" w:color="auto"/>
            <w:left w:val="none" w:sz="0" w:space="0" w:color="auto"/>
            <w:bottom w:val="none" w:sz="0" w:space="0" w:color="auto"/>
            <w:right w:val="none" w:sz="0" w:space="0" w:color="auto"/>
          </w:divBdr>
        </w:div>
        <w:div w:id="931670580">
          <w:marLeft w:val="0"/>
          <w:marRight w:val="0"/>
          <w:marTop w:val="0"/>
          <w:marBottom w:val="0"/>
          <w:divBdr>
            <w:top w:val="none" w:sz="0" w:space="0" w:color="auto"/>
            <w:left w:val="none" w:sz="0" w:space="0" w:color="auto"/>
            <w:bottom w:val="none" w:sz="0" w:space="0" w:color="auto"/>
            <w:right w:val="none" w:sz="0" w:space="0" w:color="auto"/>
          </w:divBdr>
        </w:div>
        <w:div w:id="650789371">
          <w:marLeft w:val="0"/>
          <w:marRight w:val="0"/>
          <w:marTop w:val="0"/>
          <w:marBottom w:val="0"/>
          <w:divBdr>
            <w:top w:val="none" w:sz="0" w:space="0" w:color="auto"/>
            <w:left w:val="none" w:sz="0" w:space="0" w:color="auto"/>
            <w:bottom w:val="none" w:sz="0" w:space="0" w:color="auto"/>
            <w:right w:val="none" w:sz="0" w:space="0" w:color="auto"/>
          </w:divBdr>
        </w:div>
        <w:div w:id="1286501661">
          <w:marLeft w:val="0"/>
          <w:marRight w:val="0"/>
          <w:marTop w:val="0"/>
          <w:marBottom w:val="0"/>
          <w:divBdr>
            <w:top w:val="none" w:sz="0" w:space="0" w:color="auto"/>
            <w:left w:val="none" w:sz="0" w:space="0" w:color="auto"/>
            <w:bottom w:val="none" w:sz="0" w:space="0" w:color="auto"/>
            <w:right w:val="none" w:sz="0" w:space="0" w:color="auto"/>
          </w:divBdr>
        </w:div>
        <w:div w:id="2110157898">
          <w:marLeft w:val="0"/>
          <w:marRight w:val="0"/>
          <w:marTop w:val="0"/>
          <w:marBottom w:val="0"/>
          <w:divBdr>
            <w:top w:val="none" w:sz="0" w:space="0" w:color="auto"/>
            <w:left w:val="none" w:sz="0" w:space="0" w:color="auto"/>
            <w:bottom w:val="none" w:sz="0" w:space="0" w:color="auto"/>
            <w:right w:val="none" w:sz="0" w:space="0" w:color="auto"/>
          </w:divBdr>
        </w:div>
      </w:divsChild>
    </w:div>
    <w:div w:id="1757285963">
      <w:bodyDiv w:val="1"/>
      <w:marLeft w:val="0"/>
      <w:marRight w:val="0"/>
      <w:marTop w:val="0"/>
      <w:marBottom w:val="0"/>
      <w:divBdr>
        <w:top w:val="none" w:sz="0" w:space="0" w:color="auto"/>
        <w:left w:val="none" w:sz="0" w:space="0" w:color="auto"/>
        <w:bottom w:val="none" w:sz="0" w:space="0" w:color="auto"/>
        <w:right w:val="none" w:sz="0" w:space="0" w:color="auto"/>
      </w:divBdr>
      <w:divsChild>
        <w:div w:id="24790098">
          <w:marLeft w:val="0"/>
          <w:marRight w:val="0"/>
          <w:marTop w:val="0"/>
          <w:marBottom w:val="0"/>
          <w:divBdr>
            <w:top w:val="none" w:sz="0" w:space="0" w:color="auto"/>
            <w:left w:val="none" w:sz="0" w:space="0" w:color="auto"/>
            <w:bottom w:val="none" w:sz="0" w:space="0" w:color="auto"/>
            <w:right w:val="none" w:sz="0" w:space="0" w:color="auto"/>
          </w:divBdr>
        </w:div>
        <w:div w:id="304969918">
          <w:marLeft w:val="0"/>
          <w:marRight w:val="0"/>
          <w:marTop w:val="0"/>
          <w:marBottom w:val="0"/>
          <w:divBdr>
            <w:top w:val="none" w:sz="0" w:space="0" w:color="auto"/>
            <w:left w:val="none" w:sz="0" w:space="0" w:color="auto"/>
            <w:bottom w:val="none" w:sz="0" w:space="0" w:color="auto"/>
            <w:right w:val="none" w:sz="0" w:space="0" w:color="auto"/>
          </w:divBdr>
        </w:div>
        <w:div w:id="736441049">
          <w:marLeft w:val="0"/>
          <w:marRight w:val="0"/>
          <w:marTop w:val="0"/>
          <w:marBottom w:val="0"/>
          <w:divBdr>
            <w:top w:val="none" w:sz="0" w:space="0" w:color="auto"/>
            <w:left w:val="none" w:sz="0" w:space="0" w:color="auto"/>
            <w:bottom w:val="none" w:sz="0" w:space="0" w:color="auto"/>
            <w:right w:val="none" w:sz="0" w:space="0" w:color="auto"/>
          </w:divBdr>
        </w:div>
        <w:div w:id="1304971511">
          <w:marLeft w:val="0"/>
          <w:marRight w:val="0"/>
          <w:marTop w:val="0"/>
          <w:marBottom w:val="0"/>
          <w:divBdr>
            <w:top w:val="none" w:sz="0" w:space="0" w:color="auto"/>
            <w:left w:val="none" w:sz="0" w:space="0" w:color="auto"/>
            <w:bottom w:val="none" w:sz="0" w:space="0" w:color="auto"/>
            <w:right w:val="none" w:sz="0" w:space="0" w:color="auto"/>
          </w:divBdr>
        </w:div>
        <w:div w:id="1176846861">
          <w:marLeft w:val="0"/>
          <w:marRight w:val="0"/>
          <w:marTop w:val="0"/>
          <w:marBottom w:val="0"/>
          <w:divBdr>
            <w:top w:val="none" w:sz="0" w:space="0" w:color="auto"/>
            <w:left w:val="none" w:sz="0" w:space="0" w:color="auto"/>
            <w:bottom w:val="none" w:sz="0" w:space="0" w:color="auto"/>
            <w:right w:val="none" w:sz="0" w:space="0" w:color="auto"/>
          </w:divBdr>
        </w:div>
        <w:div w:id="307631586">
          <w:marLeft w:val="0"/>
          <w:marRight w:val="0"/>
          <w:marTop w:val="0"/>
          <w:marBottom w:val="0"/>
          <w:divBdr>
            <w:top w:val="none" w:sz="0" w:space="0" w:color="auto"/>
            <w:left w:val="none" w:sz="0" w:space="0" w:color="auto"/>
            <w:bottom w:val="none" w:sz="0" w:space="0" w:color="auto"/>
            <w:right w:val="none" w:sz="0" w:space="0" w:color="auto"/>
          </w:divBdr>
        </w:div>
        <w:div w:id="461314823">
          <w:marLeft w:val="0"/>
          <w:marRight w:val="0"/>
          <w:marTop w:val="0"/>
          <w:marBottom w:val="0"/>
          <w:divBdr>
            <w:top w:val="none" w:sz="0" w:space="0" w:color="auto"/>
            <w:left w:val="none" w:sz="0" w:space="0" w:color="auto"/>
            <w:bottom w:val="none" w:sz="0" w:space="0" w:color="auto"/>
            <w:right w:val="none" w:sz="0" w:space="0" w:color="auto"/>
          </w:divBdr>
        </w:div>
        <w:div w:id="1930428683">
          <w:marLeft w:val="0"/>
          <w:marRight w:val="0"/>
          <w:marTop w:val="0"/>
          <w:marBottom w:val="0"/>
          <w:divBdr>
            <w:top w:val="none" w:sz="0" w:space="0" w:color="auto"/>
            <w:left w:val="none" w:sz="0" w:space="0" w:color="auto"/>
            <w:bottom w:val="none" w:sz="0" w:space="0" w:color="auto"/>
            <w:right w:val="none" w:sz="0" w:space="0" w:color="auto"/>
          </w:divBdr>
        </w:div>
        <w:div w:id="481653367">
          <w:marLeft w:val="0"/>
          <w:marRight w:val="0"/>
          <w:marTop w:val="0"/>
          <w:marBottom w:val="0"/>
          <w:divBdr>
            <w:top w:val="none" w:sz="0" w:space="0" w:color="auto"/>
            <w:left w:val="none" w:sz="0" w:space="0" w:color="auto"/>
            <w:bottom w:val="none" w:sz="0" w:space="0" w:color="auto"/>
            <w:right w:val="none" w:sz="0" w:space="0" w:color="auto"/>
          </w:divBdr>
        </w:div>
        <w:div w:id="1742865355">
          <w:marLeft w:val="0"/>
          <w:marRight w:val="0"/>
          <w:marTop w:val="0"/>
          <w:marBottom w:val="0"/>
          <w:divBdr>
            <w:top w:val="none" w:sz="0" w:space="0" w:color="auto"/>
            <w:left w:val="none" w:sz="0" w:space="0" w:color="auto"/>
            <w:bottom w:val="none" w:sz="0" w:space="0" w:color="auto"/>
            <w:right w:val="none" w:sz="0" w:space="0" w:color="auto"/>
          </w:divBdr>
        </w:div>
        <w:div w:id="233859214">
          <w:marLeft w:val="0"/>
          <w:marRight w:val="0"/>
          <w:marTop w:val="0"/>
          <w:marBottom w:val="0"/>
          <w:divBdr>
            <w:top w:val="none" w:sz="0" w:space="0" w:color="auto"/>
            <w:left w:val="none" w:sz="0" w:space="0" w:color="auto"/>
            <w:bottom w:val="none" w:sz="0" w:space="0" w:color="auto"/>
            <w:right w:val="none" w:sz="0" w:space="0" w:color="auto"/>
          </w:divBdr>
        </w:div>
        <w:div w:id="1011223005">
          <w:marLeft w:val="0"/>
          <w:marRight w:val="0"/>
          <w:marTop w:val="0"/>
          <w:marBottom w:val="0"/>
          <w:divBdr>
            <w:top w:val="none" w:sz="0" w:space="0" w:color="auto"/>
            <w:left w:val="none" w:sz="0" w:space="0" w:color="auto"/>
            <w:bottom w:val="none" w:sz="0" w:space="0" w:color="auto"/>
            <w:right w:val="none" w:sz="0" w:space="0" w:color="auto"/>
          </w:divBdr>
        </w:div>
      </w:divsChild>
    </w:div>
    <w:div w:id="1763531168">
      <w:bodyDiv w:val="1"/>
      <w:marLeft w:val="0"/>
      <w:marRight w:val="0"/>
      <w:marTop w:val="0"/>
      <w:marBottom w:val="0"/>
      <w:divBdr>
        <w:top w:val="none" w:sz="0" w:space="0" w:color="auto"/>
        <w:left w:val="none" w:sz="0" w:space="0" w:color="auto"/>
        <w:bottom w:val="none" w:sz="0" w:space="0" w:color="auto"/>
        <w:right w:val="none" w:sz="0" w:space="0" w:color="auto"/>
      </w:divBdr>
      <w:divsChild>
        <w:div w:id="880677653">
          <w:marLeft w:val="0"/>
          <w:marRight w:val="0"/>
          <w:marTop w:val="0"/>
          <w:marBottom w:val="0"/>
          <w:divBdr>
            <w:top w:val="none" w:sz="0" w:space="0" w:color="auto"/>
            <w:left w:val="none" w:sz="0" w:space="0" w:color="auto"/>
            <w:bottom w:val="none" w:sz="0" w:space="0" w:color="auto"/>
            <w:right w:val="none" w:sz="0" w:space="0" w:color="auto"/>
          </w:divBdr>
        </w:div>
        <w:div w:id="622270773">
          <w:marLeft w:val="0"/>
          <w:marRight w:val="0"/>
          <w:marTop w:val="0"/>
          <w:marBottom w:val="0"/>
          <w:divBdr>
            <w:top w:val="none" w:sz="0" w:space="0" w:color="auto"/>
            <w:left w:val="none" w:sz="0" w:space="0" w:color="auto"/>
            <w:bottom w:val="none" w:sz="0" w:space="0" w:color="auto"/>
            <w:right w:val="none" w:sz="0" w:space="0" w:color="auto"/>
          </w:divBdr>
        </w:div>
        <w:div w:id="231818516">
          <w:marLeft w:val="0"/>
          <w:marRight w:val="0"/>
          <w:marTop w:val="0"/>
          <w:marBottom w:val="0"/>
          <w:divBdr>
            <w:top w:val="none" w:sz="0" w:space="0" w:color="auto"/>
            <w:left w:val="none" w:sz="0" w:space="0" w:color="auto"/>
            <w:bottom w:val="none" w:sz="0" w:space="0" w:color="auto"/>
            <w:right w:val="none" w:sz="0" w:space="0" w:color="auto"/>
          </w:divBdr>
        </w:div>
        <w:div w:id="536357289">
          <w:marLeft w:val="0"/>
          <w:marRight w:val="0"/>
          <w:marTop w:val="0"/>
          <w:marBottom w:val="0"/>
          <w:divBdr>
            <w:top w:val="none" w:sz="0" w:space="0" w:color="auto"/>
            <w:left w:val="none" w:sz="0" w:space="0" w:color="auto"/>
            <w:bottom w:val="none" w:sz="0" w:space="0" w:color="auto"/>
            <w:right w:val="none" w:sz="0" w:space="0" w:color="auto"/>
          </w:divBdr>
        </w:div>
        <w:div w:id="995449695">
          <w:marLeft w:val="0"/>
          <w:marRight w:val="0"/>
          <w:marTop w:val="0"/>
          <w:marBottom w:val="0"/>
          <w:divBdr>
            <w:top w:val="none" w:sz="0" w:space="0" w:color="auto"/>
            <w:left w:val="none" w:sz="0" w:space="0" w:color="auto"/>
            <w:bottom w:val="none" w:sz="0" w:space="0" w:color="auto"/>
            <w:right w:val="none" w:sz="0" w:space="0" w:color="auto"/>
          </w:divBdr>
        </w:div>
        <w:div w:id="1889417169">
          <w:marLeft w:val="0"/>
          <w:marRight w:val="0"/>
          <w:marTop w:val="0"/>
          <w:marBottom w:val="0"/>
          <w:divBdr>
            <w:top w:val="none" w:sz="0" w:space="0" w:color="auto"/>
            <w:left w:val="none" w:sz="0" w:space="0" w:color="auto"/>
            <w:bottom w:val="none" w:sz="0" w:space="0" w:color="auto"/>
            <w:right w:val="none" w:sz="0" w:space="0" w:color="auto"/>
          </w:divBdr>
        </w:div>
        <w:div w:id="1615672443">
          <w:marLeft w:val="0"/>
          <w:marRight w:val="0"/>
          <w:marTop w:val="0"/>
          <w:marBottom w:val="0"/>
          <w:divBdr>
            <w:top w:val="none" w:sz="0" w:space="0" w:color="auto"/>
            <w:left w:val="none" w:sz="0" w:space="0" w:color="auto"/>
            <w:bottom w:val="none" w:sz="0" w:space="0" w:color="auto"/>
            <w:right w:val="none" w:sz="0" w:space="0" w:color="auto"/>
          </w:divBdr>
        </w:div>
        <w:div w:id="1556893235">
          <w:marLeft w:val="0"/>
          <w:marRight w:val="0"/>
          <w:marTop w:val="0"/>
          <w:marBottom w:val="0"/>
          <w:divBdr>
            <w:top w:val="none" w:sz="0" w:space="0" w:color="auto"/>
            <w:left w:val="none" w:sz="0" w:space="0" w:color="auto"/>
            <w:bottom w:val="none" w:sz="0" w:space="0" w:color="auto"/>
            <w:right w:val="none" w:sz="0" w:space="0" w:color="auto"/>
          </w:divBdr>
        </w:div>
        <w:div w:id="614412962">
          <w:marLeft w:val="0"/>
          <w:marRight w:val="0"/>
          <w:marTop w:val="0"/>
          <w:marBottom w:val="0"/>
          <w:divBdr>
            <w:top w:val="none" w:sz="0" w:space="0" w:color="auto"/>
            <w:left w:val="none" w:sz="0" w:space="0" w:color="auto"/>
            <w:bottom w:val="none" w:sz="0" w:space="0" w:color="auto"/>
            <w:right w:val="none" w:sz="0" w:space="0" w:color="auto"/>
          </w:divBdr>
        </w:div>
        <w:div w:id="2124106098">
          <w:marLeft w:val="0"/>
          <w:marRight w:val="0"/>
          <w:marTop w:val="0"/>
          <w:marBottom w:val="0"/>
          <w:divBdr>
            <w:top w:val="none" w:sz="0" w:space="0" w:color="auto"/>
            <w:left w:val="none" w:sz="0" w:space="0" w:color="auto"/>
            <w:bottom w:val="none" w:sz="0" w:space="0" w:color="auto"/>
            <w:right w:val="none" w:sz="0" w:space="0" w:color="auto"/>
          </w:divBdr>
        </w:div>
        <w:div w:id="625082446">
          <w:marLeft w:val="0"/>
          <w:marRight w:val="0"/>
          <w:marTop w:val="0"/>
          <w:marBottom w:val="0"/>
          <w:divBdr>
            <w:top w:val="none" w:sz="0" w:space="0" w:color="auto"/>
            <w:left w:val="none" w:sz="0" w:space="0" w:color="auto"/>
            <w:bottom w:val="none" w:sz="0" w:space="0" w:color="auto"/>
            <w:right w:val="none" w:sz="0" w:space="0" w:color="auto"/>
          </w:divBdr>
        </w:div>
        <w:div w:id="965551059">
          <w:marLeft w:val="0"/>
          <w:marRight w:val="0"/>
          <w:marTop w:val="0"/>
          <w:marBottom w:val="0"/>
          <w:divBdr>
            <w:top w:val="none" w:sz="0" w:space="0" w:color="auto"/>
            <w:left w:val="none" w:sz="0" w:space="0" w:color="auto"/>
            <w:bottom w:val="none" w:sz="0" w:space="0" w:color="auto"/>
            <w:right w:val="none" w:sz="0" w:space="0" w:color="auto"/>
          </w:divBdr>
        </w:div>
        <w:div w:id="1558203256">
          <w:marLeft w:val="0"/>
          <w:marRight w:val="0"/>
          <w:marTop w:val="0"/>
          <w:marBottom w:val="0"/>
          <w:divBdr>
            <w:top w:val="none" w:sz="0" w:space="0" w:color="auto"/>
            <w:left w:val="none" w:sz="0" w:space="0" w:color="auto"/>
            <w:bottom w:val="none" w:sz="0" w:space="0" w:color="auto"/>
            <w:right w:val="none" w:sz="0" w:space="0" w:color="auto"/>
          </w:divBdr>
        </w:div>
        <w:div w:id="1738429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en.wikipedia.org/wiki/Use_cas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E5485-67EA-45AE-8DE0-B4C303FDC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31</Pages>
  <Words>7137</Words>
  <Characters>40683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Omondi</dc:creator>
  <cp:keywords/>
  <dc:description/>
  <cp:lastModifiedBy>Sharon Kaari</cp:lastModifiedBy>
  <cp:revision>177</cp:revision>
  <dcterms:created xsi:type="dcterms:W3CDTF">2018-08-23T13:29:00Z</dcterms:created>
  <dcterms:modified xsi:type="dcterms:W3CDTF">2018-08-29T07:58:00Z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id="oWcWbvqH"/&gt;&lt;style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